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7" w:rightFromText="187" w:horzAnchor="margin" w:tblpXSpec="center" w:tblpY="2881"/>
        <w:tblW w:w="7202" w:type="dxa"/>
        <w:tblBorders>
          <w:left w:val="single" w:sz="18" w:space="0" w:color="4F81BD"/>
        </w:tblBorders>
        <w:tblLayout w:type="fixed"/>
        <w:tblLook w:val="04A0" w:firstRow="1" w:lastRow="0" w:firstColumn="1" w:lastColumn="0" w:noHBand="0" w:noVBand="1"/>
      </w:tblPr>
      <w:tblGrid>
        <w:gridCol w:w="7202"/>
      </w:tblGrid>
      <w:tr w:rsidR="00986773" w:rsidRPr="005C45B1" w14:paraId="1B7F7AD8" w14:textId="77777777">
        <w:tc>
          <w:tcPr>
            <w:tcW w:w="7202" w:type="dxa"/>
            <w:tcMar>
              <w:top w:w="216" w:type="dxa"/>
              <w:left w:w="115" w:type="dxa"/>
              <w:bottom w:w="216" w:type="dxa"/>
              <w:right w:w="115" w:type="dxa"/>
            </w:tcMar>
          </w:tcPr>
          <w:p w14:paraId="5B02F50B" w14:textId="453903CB" w:rsidR="00986773" w:rsidRPr="005C45B1" w:rsidRDefault="00986773">
            <w:pPr>
              <w:pStyle w:val="NoSpacing1"/>
              <w:rPr>
                <w:rFonts w:ascii="Times New Roman" w:hAnsi="Times New Roman"/>
                <w:sz w:val="24"/>
                <w:szCs w:val="24"/>
              </w:rPr>
            </w:pPr>
          </w:p>
        </w:tc>
      </w:tr>
      <w:tr w:rsidR="00986773" w:rsidRPr="005C45B1" w14:paraId="66B79BA4" w14:textId="77777777">
        <w:tc>
          <w:tcPr>
            <w:tcW w:w="7202" w:type="dxa"/>
          </w:tcPr>
          <w:p w14:paraId="04986DC4" w14:textId="26F0F5F4" w:rsidR="00986773" w:rsidRPr="00E905F7" w:rsidRDefault="002D02A4" w:rsidP="00417B9A">
            <w:pPr>
              <w:pStyle w:val="NoSpacing1"/>
              <w:rPr>
                <w:rFonts w:ascii="Times New Roman" w:hAnsi="Times New Roman"/>
                <w:b/>
                <w:bCs/>
                <w:sz w:val="52"/>
                <w:szCs w:val="52"/>
              </w:rPr>
            </w:pPr>
            <w:r w:rsidRPr="00E905F7">
              <w:rPr>
                <w:rFonts w:ascii="Times New Roman" w:hAnsi="Times New Roman"/>
                <w:b/>
                <w:bCs/>
                <w:sz w:val="52"/>
                <w:szCs w:val="52"/>
              </w:rPr>
              <w:t>INSURANCE CHATBOT</w:t>
            </w:r>
            <w:r w:rsidR="00B57649" w:rsidRPr="00E905F7">
              <w:rPr>
                <w:rFonts w:ascii="Times New Roman" w:hAnsi="Times New Roman"/>
                <w:b/>
                <w:bCs/>
                <w:sz w:val="52"/>
                <w:szCs w:val="52"/>
              </w:rPr>
              <w:t xml:space="preserve"> Documentation</w:t>
            </w:r>
          </w:p>
        </w:tc>
      </w:tr>
      <w:tr w:rsidR="00986773" w:rsidRPr="005C45B1" w14:paraId="63BF49E3" w14:textId="77777777">
        <w:trPr>
          <w:trHeight w:val="19"/>
        </w:trPr>
        <w:tc>
          <w:tcPr>
            <w:tcW w:w="7202" w:type="dxa"/>
            <w:tcMar>
              <w:top w:w="216" w:type="dxa"/>
              <w:left w:w="115" w:type="dxa"/>
              <w:bottom w:w="216" w:type="dxa"/>
              <w:right w:w="115" w:type="dxa"/>
            </w:tcMar>
          </w:tcPr>
          <w:p w14:paraId="2CDADF8F" w14:textId="0518620B" w:rsidR="00986773" w:rsidRPr="005C45B1" w:rsidRDefault="00986773">
            <w:pPr>
              <w:pStyle w:val="NoSpacing1"/>
              <w:rPr>
                <w:rFonts w:ascii="Times New Roman" w:hAnsi="Times New Roman"/>
                <w:b/>
                <w:sz w:val="24"/>
                <w:szCs w:val="24"/>
              </w:rPr>
            </w:pPr>
          </w:p>
        </w:tc>
      </w:tr>
    </w:tbl>
    <w:p w14:paraId="3C827A9B" w14:textId="77777777" w:rsidR="00986773" w:rsidRPr="005C45B1" w:rsidRDefault="00986773">
      <w:pPr>
        <w:pStyle w:val="NoSpacing1"/>
        <w:ind w:left="1440"/>
        <w:rPr>
          <w:rFonts w:ascii="Times New Roman" w:hAnsi="Times New Roman"/>
          <w:b/>
          <w:sz w:val="24"/>
          <w:szCs w:val="24"/>
        </w:rPr>
      </w:pPr>
    </w:p>
    <w:p w14:paraId="74A670C9" w14:textId="77777777" w:rsidR="00986773" w:rsidRPr="005C45B1" w:rsidRDefault="00986773">
      <w:pPr>
        <w:ind w:left="4320"/>
        <w:rPr>
          <w:rFonts w:ascii="Times New Roman" w:hAnsi="Times New Roman"/>
          <w:sz w:val="24"/>
          <w:szCs w:val="24"/>
        </w:rPr>
      </w:pPr>
    </w:p>
    <w:p w14:paraId="3041BF1D" w14:textId="77777777" w:rsidR="00986773" w:rsidRPr="005C45B1" w:rsidRDefault="00986773">
      <w:pPr>
        <w:ind w:left="2880"/>
        <w:rPr>
          <w:rFonts w:ascii="Times New Roman" w:hAnsi="Times New Roman"/>
          <w:sz w:val="24"/>
          <w:szCs w:val="24"/>
        </w:rPr>
      </w:pPr>
    </w:p>
    <w:p w14:paraId="654D8B2F" w14:textId="77777777" w:rsidR="00986773" w:rsidRPr="005C45B1" w:rsidRDefault="00986773">
      <w:pPr>
        <w:ind w:left="2880"/>
        <w:rPr>
          <w:rFonts w:ascii="Times New Roman" w:hAnsi="Times New Roman"/>
          <w:sz w:val="24"/>
          <w:szCs w:val="24"/>
        </w:rPr>
      </w:pPr>
    </w:p>
    <w:p w14:paraId="6AE16722" w14:textId="77777777" w:rsidR="00986773" w:rsidRPr="005C45B1" w:rsidRDefault="00986773">
      <w:pPr>
        <w:rPr>
          <w:rFonts w:ascii="Times New Roman" w:hAnsi="Times New Roman"/>
          <w:sz w:val="24"/>
          <w:szCs w:val="24"/>
        </w:rPr>
      </w:pPr>
    </w:p>
    <w:p w14:paraId="643E741E" w14:textId="010E83D9" w:rsidR="00986773" w:rsidRDefault="00986773">
      <w:pPr>
        <w:ind w:left="6480"/>
        <w:rPr>
          <w:rFonts w:ascii="Times New Roman" w:hAnsi="Times New Roman"/>
          <w:sz w:val="24"/>
          <w:szCs w:val="24"/>
        </w:rPr>
      </w:pPr>
    </w:p>
    <w:p w14:paraId="24E4D12F" w14:textId="7939B823" w:rsidR="00E905F7" w:rsidRDefault="00E905F7">
      <w:pPr>
        <w:ind w:left="6480"/>
        <w:rPr>
          <w:rFonts w:ascii="Times New Roman" w:hAnsi="Times New Roman"/>
          <w:sz w:val="24"/>
          <w:szCs w:val="24"/>
        </w:rPr>
      </w:pPr>
    </w:p>
    <w:p w14:paraId="365A07AC" w14:textId="77777777" w:rsidR="00E905F7" w:rsidRPr="005C45B1" w:rsidRDefault="00E905F7">
      <w:pPr>
        <w:ind w:left="6480"/>
        <w:rPr>
          <w:rFonts w:ascii="Times New Roman" w:hAnsi="Times New Roman"/>
          <w:sz w:val="24"/>
          <w:szCs w:val="24"/>
        </w:rPr>
      </w:pPr>
    </w:p>
    <w:tbl>
      <w:tblPr>
        <w:tblpPr w:leftFromText="187" w:rightFromText="187" w:vertAnchor="page" w:horzAnchor="margin" w:tblpXSpec="center" w:tblpY="7879"/>
        <w:tblW w:w="7221" w:type="dxa"/>
        <w:tblLayout w:type="fixed"/>
        <w:tblLook w:val="04A0" w:firstRow="1" w:lastRow="0" w:firstColumn="1" w:lastColumn="0" w:noHBand="0" w:noVBand="1"/>
      </w:tblPr>
      <w:tblGrid>
        <w:gridCol w:w="7221"/>
      </w:tblGrid>
      <w:tr w:rsidR="00986773" w:rsidRPr="005C45B1" w14:paraId="7F149D7E" w14:textId="77777777">
        <w:tc>
          <w:tcPr>
            <w:tcW w:w="7221" w:type="dxa"/>
            <w:tcMar>
              <w:top w:w="216" w:type="dxa"/>
              <w:left w:w="115" w:type="dxa"/>
              <w:bottom w:w="216" w:type="dxa"/>
              <w:right w:w="115" w:type="dxa"/>
            </w:tcMar>
          </w:tcPr>
          <w:p w14:paraId="4AF98AF9" w14:textId="77777777" w:rsidR="00986773" w:rsidRPr="005C45B1" w:rsidRDefault="00986773">
            <w:pPr>
              <w:pStyle w:val="NoSpacing1"/>
              <w:rPr>
                <w:rFonts w:ascii="Times New Roman" w:hAnsi="Times New Roman"/>
                <w:sz w:val="24"/>
                <w:szCs w:val="24"/>
              </w:rPr>
            </w:pPr>
          </w:p>
          <w:p w14:paraId="625557C2" w14:textId="77777777" w:rsidR="00986773" w:rsidRPr="005C45B1" w:rsidRDefault="00986773">
            <w:pPr>
              <w:pStyle w:val="NoSpacing1"/>
              <w:rPr>
                <w:rFonts w:ascii="Times New Roman" w:hAnsi="Times New Roman"/>
                <w:sz w:val="24"/>
                <w:szCs w:val="24"/>
              </w:rPr>
            </w:pPr>
          </w:p>
        </w:tc>
      </w:tr>
    </w:tbl>
    <w:p w14:paraId="54EAD9D1" w14:textId="77777777" w:rsidR="00986773" w:rsidRPr="005C45B1" w:rsidRDefault="00986773">
      <w:pPr>
        <w:ind w:left="2880"/>
        <w:rPr>
          <w:rFonts w:ascii="Times New Roman" w:hAnsi="Times New Roman"/>
          <w:sz w:val="24"/>
          <w:szCs w:val="24"/>
        </w:rPr>
      </w:pPr>
    </w:p>
    <w:p w14:paraId="50B30842" w14:textId="77777777" w:rsidR="00986773" w:rsidRPr="005C45B1" w:rsidRDefault="00986773">
      <w:pPr>
        <w:ind w:left="2880"/>
        <w:rPr>
          <w:rFonts w:ascii="Times New Roman" w:hAnsi="Times New Roman"/>
          <w:sz w:val="24"/>
          <w:szCs w:val="24"/>
        </w:rPr>
      </w:pPr>
    </w:p>
    <w:p w14:paraId="7F50A3F0" w14:textId="6141D25A" w:rsidR="00986773" w:rsidRDefault="00986773">
      <w:pPr>
        <w:ind w:left="2880"/>
        <w:rPr>
          <w:rFonts w:ascii="Times New Roman" w:hAnsi="Times New Roman"/>
          <w:sz w:val="24"/>
          <w:szCs w:val="24"/>
        </w:rPr>
      </w:pPr>
    </w:p>
    <w:p w14:paraId="352FAD0C" w14:textId="77777777" w:rsidR="00E905F7" w:rsidRPr="005C45B1" w:rsidRDefault="00E905F7">
      <w:pPr>
        <w:ind w:left="2880"/>
        <w:rPr>
          <w:rFonts w:ascii="Times New Roman" w:hAnsi="Times New Roman"/>
          <w:sz w:val="24"/>
          <w:szCs w:val="24"/>
        </w:rPr>
      </w:pPr>
    </w:p>
    <w:p w14:paraId="53AE37D4" w14:textId="77777777" w:rsidR="00986773" w:rsidRPr="005C45B1" w:rsidRDefault="00986773">
      <w:pPr>
        <w:ind w:left="2880"/>
        <w:rPr>
          <w:rFonts w:ascii="Times New Roman" w:hAnsi="Times New Roman"/>
          <w:sz w:val="24"/>
          <w:szCs w:val="24"/>
        </w:rPr>
      </w:pPr>
    </w:p>
    <w:p w14:paraId="5DA0B3C7" w14:textId="77777777" w:rsidR="00986773" w:rsidRPr="005C45B1" w:rsidRDefault="00986773">
      <w:pPr>
        <w:ind w:left="2880"/>
        <w:rPr>
          <w:rFonts w:ascii="Times New Roman" w:hAnsi="Times New Roman"/>
          <w:sz w:val="24"/>
          <w:szCs w:val="24"/>
        </w:rPr>
      </w:pPr>
    </w:p>
    <w:p w14:paraId="071426FF" w14:textId="77777777" w:rsidR="00986773" w:rsidRPr="005C45B1" w:rsidRDefault="00986773">
      <w:pPr>
        <w:ind w:left="2880"/>
        <w:rPr>
          <w:rFonts w:ascii="Times New Roman" w:hAnsi="Times New Roman"/>
          <w:sz w:val="24"/>
          <w:szCs w:val="24"/>
        </w:rPr>
      </w:pPr>
    </w:p>
    <w:p w14:paraId="2B28BB1C" w14:textId="77777777" w:rsidR="00986773" w:rsidRPr="005C45B1" w:rsidRDefault="00986773">
      <w:pPr>
        <w:ind w:left="2880"/>
        <w:rPr>
          <w:rFonts w:ascii="Times New Roman" w:hAnsi="Times New Roman"/>
          <w:sz w:val="24"/>
          <w:szCs w:val="24"/>
        </w:rPr>
      </w:pPr>
    </w:p>
    <w:p w14:paraId="549EFD08" w14:textId="77777777" w:rsidR="00986773" w:rsidRPr="005C45B1" w:rsidRDefault="00986773">
      <w:pPr>
        <w:ind w:left="2880"/>
        <w:rPr>
          <w:rFonts w:ascii="Times New Roman" w:hAnsi="Times New Roman"/>
          <w:sz w:val="24"/>
          <w:szCs w:val="24"/>
        </w:rPr>
      </w:pPr>
    </w:p>
    <w:p w14:paraId="725E1044" w14:textId="77777777" w:rsidR="00986773" w:rsidRPr="005C45B1" w:rsidRDefault="00986773">
      <w:pPr>
        <w:ind w:left="2880"/>
        <w:rPr>
          <w:rFonts w:ascii="Times New Roman" w:hAnsi="Times New Roman"/>
          <w:sz w:val="24"/>
          <w:szCs w:val="24"/>
        </w:rPr>
      </w:pPr>
    </w:p>
    <w:tbl>
      <w:tblPr>
        <w:tblpPr w:leftFromText="187" w:rightFromText="187" w:vertAnchor="page" w:horzAnchor="margin" w:tblpXSpec="center" w:tblpY="7879"/>
        <w:tblW w:w="7484" w:type="dxa"/>
        <w:tblLayout w:type="fixed"/>
        <w:tblLook w:val="04A0" w:firstRow="1" w:lastRow="0" w:firstColumn="1" w:lastColumn="0" w:noHBand="0" w:noVBand="1"/>
      </w:tblPr>
      <w:tblGrid>
        <w:gridCol w:w="7484"/>
      </w:tblGrid>
      <w:tr w:rsidR="00986773" w:rsidRPr="005C45B1" w14:paraId="4B4E7B4F" w14:textId="77777777">
        <w:trPr>
          <w:trHeight w:val="1044"/>
        </w:trPr>
        <w:tc>
          <w:tcPr>
            <w:tcW w:w="7484" w:type="dxa"/>
            <w:tcMar>
              <w:top w:w="216" w:type="dxa"/>
              <w:left w:w="115" w:type="dxa"/>
              <w:bottom w:w="216" w:type="dxa"/>
              <w:right w:w="115" w:type="dxa"/>
            </w:tcMar>
          </w:tcPr>
          <w:tbl>
            <w:tblPr>
              <w:tblpPr w:leftFromText="180" w:rightFromText="180" w:vertAnchor="text" w:horzAnchor="margin" w:tblpY="118"/>
              <w:tblW w:w="6609" w:type="dxa"/>
              <w:tblBorders>
                <w:top w:val="single" w:sz="8" w:space="0" w:color="C0504D"/>
                <w:left w:val="single" w:sz="8" w:space="0" w:color="C0504D"/>
                <w:bottom w:val="single" w:sz="8" w:space="0" w:color="C0504D"/>
                <w:right w:val="single" w:sz="8" w:space="0" w:color="C0504D"/>
              </w:tblBorders>
              <w:tblLayout w:type="fixed"/>
              <w:tblLook w:val="04A0" w:firstRow="1" w:lastRow="0" w:firstColumn="1" w:lastColumn="0" w:noHBand="0" w:noVBand="1"/>
            </w:tblPr>
            <w:tblGrid>
              <w:gridCol w:w="2181"/>
              <w:gridCol w:w="2049"/>
              <w:gridCol w:w="2379"/>
            </w:tblGrid>
            <w:tr w:rsidR="00BF3E0A" w:rsidRPr="005C45B1" w14:paraId="4197EE93" w14:textId="77777777" w:rsidTr="009A69FE">
              <w:trPr>
                <w:trHeight w:val="807"/>
              </w:trPr>
              <w:tc>
                <w:tcPr>
                  <w:tcW w:w="2181" w:type="dxa"/>
                  <w:tcBorders>
                    <w:top w:val="nil"/>
                    <w:left w:val="nil"/>
                    <w:bottom w:val="single" w:sz="24" w:space="0" w:color="C0504D"/>
                    <w:right w:val="nil"/>
                  </w:tcBorders>
                  <w:shd w:val="clear" w:color="auto" w:fill="FFFFFF"/>
                  <w:vAlign w:val="center"/>
                </w:tcPr>
                <w:p w14:paraId="1DA30448" w14:textId="74B5E41E" w:rsidR="00BF3E0A" w:rsidRPr="005C45B1" w:rsidRDefault="00BF3E0A">
                  <w:pPr>
                    <w:spacing w:after="0" w:line="240" w:lineRule="auto"/>
                    <w:jc w:val="center"/>
                    <w:rPr>
                      <w:rFonts w:ascii="Times New Roman" w:hAnsi="Times New Roman"/>
                      <w:sz w:val="24"/>
                      <w:szCs w:val="24"/>
                    </w:rPr>
                  </w:pPr>
                </w:p>
              </w:tc>
              <w:tc>
                <w:tcPr>
                  <w:tcW w:w="2049" w:type="dxa"/>
                  <w:tcBorders>
                    <w:top w:val="nil"/>
                    <w:left w:val="nil"/>
                    <w:bottom w:val="single" w:sz="24" w:space="0" w:color="C0504D"/>
                    <w:right w:val="nil"/>
                  </w:tcBorders>
                  <w:shd w:val="clear" w:color="auto" w:fill="FFFFFF"/>
                  <w:vAlign w:val="center"/>
                </w:tcPr>
                <w:p w14:paraId="76B39941" w14:textId="4CE6AA5C" w:rsidR="00BF3E0A" w:rsidRPr="005C45B1" w:rsidRDefault="00335077" w:rsidP="00335077">
                  <w:pPr>
                    <w:spacing w:after="0" w:line="240" w:lineRule="auto"/>
                    <w:jc w:val="center"/>
                    <w:rPr>
                      <w:rFonts w:ascii="Times New Roman" w:hAnsi="Times New Roman"/>
                      <w:sz w:val="24"/>
                      <w:szCs w:val="24"/>
                    </w:rPr>
                  </w:pPr>
                  <w:r w:rsidRPr="005C45B1">
                    <w:rPr>
                      <w:rFonts w:ascii="Times New Roman" w:hAnsi="Times New Roman"/>
                      <w:noProof/>
                      <w:sz w:val="24"/>
                      <w:szCs w:val="24"/>
                    </w:rPr>
                    <w:drawing>
                      <wp:inline distT="0" distB="0" distL="0" distR="0" wp14:anchorId="4E166EE8" wp14:editId="4DA99FCF">
                        <wp:extent cx="1247775" cy="426720"/>
                        <wp:effectExtent l="0" t="0" r="9525" b="0"/>
                        <wp:docPr id="8" name="Picture 7">
                          <a:extLst xmlns:a="http://schemas.openxmlformats.org/drawingml/2006/main">
                            <a:ext uri="{FF2B5EF4-FFF2-40B4-BE49-F238E27FC236}">
                              <a16:creationId xmlns:a16="http://schemas.microsoft.com/office/drawing/2014/main" id="{57FF6480-71D0-B046-A09A-AE526173E6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FF6480-71D0-B046-A09A-AE526173E636}"/>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47775" cy="426720"/>
                                </a:xfrm>
                                <a:prstGeom prst="rect">
                                  <a:avLst/>
                                </a:prstGeom>
                              </pic:spPr>
                            </pic:pic>
                          </a:graphicData>
                        </a:graphic>
                      </wp:inline>
                    </w:drawing>
                  </w:r>
                  <w:r w:rsidR="00BF3E0A" w:rsidRPr="005C45B1">
                    <w:rPr>
                      <w:rFonts w:ascii="Times New Roman" w:hAnsi="Times New Roman"/>
                      <w:sz w:val="24"/>
                      <w:szCs w:val="24"/>
                    </w:rPr>
                    <w:t xml:space="preserve">       </w:t>
                  </w:r>
                </w:p>
              </w:tc>
              <w:tc>
                <w:tcPr>
                  <w:tcW w:w="2379" w:type="dxa"/>
                  <w:tcBorders>
                    <w:top w:val="nil"/>
                    <w:left w:val="nil"/>
                    <w:bottom w:val="single" w:sz="24" w:space="0" w:color="C0504D"/>
                    <w:right w:val="nil"/>
                  </w:tcBorders>
                  <w:shd w:val="clear" w:color="auto" w:fill="FFFFFF"/>
                </w:tcPr>
                <w:p w14:paraId="32EC6EBF" w14:textId="77777777" w:rsidR="00BF3E0A" w:rsidRPr="005C45B1" w:rsidRDefault="00BF3E0A">
                  <w:pPr>
                    <w:spacing w:after="0" w:line="240" w:lineRule="auto"/>
                    <w:jc w:val="center"/>
                    <w:rPr>
                      <w:rFonts w:ascii="Times New Roman" w:hAnsi="Times New Roman"/>
                      <w:sz w:val="24"/>
                      <w:szCs w:val="24"/>
                    </w:rPr>
                  </w:pPr>
                </w:p>
                <w:p w14:paraId="3CE08B23" w14:textId="51DBAC9E" w:rsidR="004626E6" w:rsidRPr="005C45B1" w:rsidRDefault="004626E6">
                  <w:pPr>
                    <w:spacing w:after="0" w:line="240" w:lineRule="auto"/>
                    <w:jc w:val="center"/>
                    <w:rPr>
                      <w:rFonts w:ascii="Times New Roman" w:hAnsi="Times New Roman"/>
                      <w:b/>
                      <w:spacing w:val="-6"/>
                      <w:sz w:val="24"/>
                      <w:szCs w:val="24"/>
                    </w:rPr>
                  </w:pPr>
                </w:p>
                <w:p w14:paraId="630B3FB5" w14:textId="3361755F" w:rsidR="004626E6" w:rsidRPr="005C45B1" w:rsidRDefault="004626E6">
                  <w:pPr>
                    <w:spacing w:after="0" w:line="240" w:lineRule="auto"/>
                    <w:jc w:val="center"/>
                    <w:rPr>
                      <w:rFonts w:ascii="Times New Roman" w:hAnsi="Times New Roman"/>
                      <w:b/>
                      <w:spacing w:val="-6"/>
                      <w:sz w:val="24"/>
                      <w:szCs w:val="24"/>
                    </w:rPr>
                  </w:pPr>
                </w:p>
              </w:tc>
            </w:tr>
          </w:tbl>
          <w:p w14:paraId="7CA865D9" w14:textId="77777777" w:rsidR="00986773" w:rsidRPr="005C45B1" w:rsidRDefault="00986773">
            <w:pPr>
              <w:pStyle w:val="NoSpacing1"/>
              <w:rPr>
                <w:rFonts w:ascii="Times New Roman" w:hAnsi="Times New Roman"/>
                <w:sz w:val="24"/>
                <w:szCs w:val="24"/>
              </w:rPr>
            </w:pPr>
          </w:p>
          <w:p w14:paraId="63583DFA" w14:textId="77777777" w:rsidR="008628FB" w:rsidRPr="005C45B1" w:rsidRDefault="008628FB">
            <w:pPr>
              <w:pStyle w:val="NoSpacing1"/>
              <w:rPr>
                <w:rFonts w:ascii="Times New Roman" w:hAnsi="Times New Roman"/>
                <w:sz w:val="24"/>
                <w:szCs w:val="24"/>
              </w:rPr>
            </w:pPr>
          </w:p>
        </w:tc>
      </w:tr>
    </w:tbl>
    <w:p w14:paraId="1CDD5739" w14:textId="77777777" w:rsidR="00986773" w:rsidRPr="005C45B1" w:rsidRDefault="00986773" w:rsidP="00BF3E0A">
      <w:pPr>
        <w:rPr>
          <w:rFonts w:ascii="Times New Roman" w:hAnsi="Times New Roman"/>
          <w:sz w:val="24"/>
          <w:szCs w:val="24"/>
        </w:rPr>
      </w:pPr>
    </w:p>
    <w:p w14:paraId="7267F128" w14:textId="77777777" w:rsidR="00BE737E" w:rsidRPr="005C45B1" w:rsidRDefault="00BE737E" w:rsidP="000849AB">
      <w:pPr>
        <w:ind w:left="2160" w:firstLine="720"/>
        <w:rPr>
          <w:rFonts w:ascii="Times New Roman" w:hAnsi="Times New Roman"/>
          <w:b/>
          <w:bCs/>
          <w:sz w:val="24"/>
          <w:szCs w:val="24"/>
          <w:lang w:eastAsia="ja-JP"/>
        </w:rPr>
      </w:pPr>
      <w:r w:rsidRPr="005C45B1">
        <w:rPr>
          <w:rFonts w:ascii="Times New Roman" w:hAnsi="Times New Roman"/>
          <w:sz w:val="24"/>
          <w:szCs w:val="24"/>
        </w:rPr>
        <w:t xml:space="preserve">      </w:t>
      </w:r>
      <w:r w:rsidRPr="005C45B1">
        <w:rPr>
          <w:rFonts w:ascii="Times New Roman" w:hAnsi="Times New Roman"/>
          <w:b/>
          <w:bCs/>
          <w:sz w:val="24"/>
          <w:szCs w:val="24"/>
        </w:rPr>
        <w:br w:type="page"/>
      </w:r>
    </w:p>
    <w:sdt>
      <w:sdtPr>
        <w:rPr>
          <w:rFonts w:ascii="Calibri" w:eastAsia="SimSun" w:hAnsi="Calibri" w:cs="Times New Roman"/>
          <w:color w:val="auto"/>
          <w:sz w:val="22"/>
          <w:szCs w:val="22"/>
        </w:rPr>
        <w:id w:val="-1069336595"/>
        <w:docPartObj>
          <w:docPartGallery w:val="Table of Contents"/>
          <w:docPartUnique/>
        </w:docPartObj>
      </w:sdtPr>
      <w:sdtEndPr>
        <w:rPr>
          <w:b/>
          <w:bCs/>
          <w:noProof/>
        </w:rPr>
      </w:sdtEndPr>
      <w:sdtContent>
        <w:p w14:paraId="499A5D14" w14:textId="0E4AE640" w:rsidR="00D35FD0" w:rsidRDefault="00D35FD0">
          <w:pPr>
            <w:pStyle w:val="TOCHeading"/>
          </w:pPr>
          <w:r>
            <w:t>Contents</w:t>
          </w:r>
        </w:p>
        <w:p w14:paraId="63CC622C" w14:textId="5224A4ED" w:rsidR="00904142" w:rsidRDefault="00D35FD0">
          <w:pPr>
            <w:pStyle w:val="TOC1"/>
            <w:rPr>
              <w:rFonts w:asciiTheme="minorHAnsi" w:eastAsiaTheme="minorEastAsia" w:hAnsiTheme="minorHAnsi" w:cstheme="minorBidi"/>
              <w:b w:val="0"/>
              <w:noProof/>
            </w:rPr>
          </w:pPr>
          <w:r>
            <w:fldChar w:fldCharType="begin"/>
          </w:r>
          <w:r>
            <w:instrText xml:space="preserve"> TOC \o "1-3" \h \z \u </w:instrText>
          </w:r>
          <w:r>
            <w:fldChar w:fldCharType="separate"/>
          </w:r>
          <w:hyperlink w:anchor="_Toc62764717" w:history="1">
            <w:r w:rsidR="00904142" w:rsidRPr="00A8325B">
              <w:rPr>
                <w:rStyle w:val="Hyperlink"/>
                <w:noProof/>
              </w:rPr>
              <w:t>1.</w:t>
            </w:r>
            <w:r w:rsidR="00904142">
              <w:rPr>
                <w:rFonts w:asciiTheme="minorHAnsi" w:eastAsiaTheme="minorEastAsia" w:hAnsiTheme="minorHAnsi" w:cstheme="minorBidi"/>
                <w:b w:val="0"/>
                <w:noProof/>
              </w:rPr>
              <w:tab/>
            </w:r>
            <w:r w:rsidR="00904142" w:rsidRPr="00A8325B">
              <w:rPr>
                <w:rStyle w:val="Hyperlink"/>
                <w:noProof/>
              </w:rPr>
              <w:t>OBJECTIVE</w:t>
            </w:r>
            <w:r w:rsidR="00904142">
              <w:rPr>
                <w:noProof/>
                <w:webHidden/>
              </w:rPr>
              <w:tab/>
            </w:r>
            <w:r w:rsidR="00904142">
              <w:rPr>
                <w:noProof/>
                <w:webHidden/>
              </w:rPr>
              <w:fldChar w:fldCharType="begin"/>
            </w:r>
            <w:r w:rsidR="00904142">
              <w:rPr>
                <w:noProof/>
                <w:webHidden/>
              </w:rPr>
              <w:instrText xml:space="preserve"> PAGEREF _Toc62764717 \h </w:instrText>
            </w:r>
            <w:r w:rsidR="00904142">
              <w:rPr>
                <w:noProof/>
                <w:webHidden/>
              </w:rPr>
            </w:r>
            <w:r w:rsidR="00904142">
              <w:rPr>
                <w:noProof/>
                <w:webHidden/>
              </w:rPr>
              <w:fldChar w:fldCharType="separate"/>
            </w:r>
            <w:r w:rsidR="00904142">
              <w:rPr>
                <w:noProof/>
                <w:webHidden/>
              </w:rPr>
              <w:t>3</w:t>
            </w:r>
            <w:r w:rsidR="00904142">
              <w:rPr>
                <w:noProof/>
                <w:webHidden/>
              </w:rPr>
              <w:fldChar w:fldCharType="end"/>
            </w:r>
          </w:hyperlink>
        </w:p>
        <w:p w14:paraId="32DF0C34" w14:textId="42C28C05" w:rsidR="00904142" w:rsidRDefault="00591F2E">
          <w:pPr>
            <w:pStyle w:val="TOC1"/>
            <w:rPr>
              <w:rFonts w:asciiTheme="minorHAnsi" w:eastAsiaTheme="minorEastAsia" w:hAnsiTheme="minorHAnsi" w:cstheme="minorBidi"/>
              <w:b w:val="0"/>
              <w:noProof/>
            </w:rPr>
          </w:pPr>
          <w:hyperlink w:anchor="_Toc62764718" w:history="1">
            <w:r w:rsidR="00904142" w:rsidRPr="00A8325B">
              <w:rPr>
                <w:rStyle w:val="Hyperlink"/>
                <w:noProof/>
                <w:shd w:val="clear" w:color="auto" w:fill="FFFFFF"/>
              </w:rPr>
              <w:t>2. BOT WORKFLOW</w:t>
            </w:r>
            <w:r w:rsidR="00904142">
              <w:rPr>
                <w:noProof/>
                <w:webHidden/>
              </w:rPr>
              <w:tab/>
            </w:r>
            <w:r w:rsidR="00904142">
              <w:rPr>
                <w:noProof/>
                <w:webHidden/>
              </w:rPr>
              <w:fldChar w:fldCharType="begin"/>
            </w:r>
            <w:r w:rsidR="00904142">
              <w:rPr>
                <w:noProof/>
                <w:webHidden/>
              </w:rPr>
              <w:instrText xml:space="preserve"> PAGEREF _Toc62764718 \h </w:instrText>
            </w:r>
            <w:r w:rsidR="00904142">
              <w:rPr>
                <w:noProof/>
                <w:webHidden/>
              </w:rPr>
            </w:r>
            <w:r w:rsidR="00904142">
              <w:rPr>
                <w:noProof/>
                <w:webHidden/>
              </w:rPr>
              <w:fldChar w:fldCharType="separate"/>
            </w:r>
            <w:r w:rsidR="00904142">
              <w:rPr>
                <w:noProof/>
                <w:webHidden/>
              </w:rPr>
              <w:t>4</w:t>
            </w:r>
            <w:r w:rsidR="00904142">
              <w:rPr>
                <w:noProof/>
                <w:webHidden/>
              </w:rPr>
              <w:fldChar w:fldCharType="end"/>
            </w:r>
          </w:hyperlink>
        </w:p>
        <w:p w14:paraId="31E3E5AF" w14:textId="7B92D86F" w:rsidR="00904142" w:rsidRDefault="00591F2E">
          <w:pPr>
            <w:pStyle w:val="TOC2"/>
            <w:tabs>
              <w:tab w:val="left" w:pos="880"/>
              <w:tab w:val="right" w:leader="dot" w:pos="13948"/>
            </w:tabs>
            <w:rPr>
              <w:rFonts w:asciiTheme="minorHAnsi" w:eastAsiaTheme="minorEastAsia" w:hAnsiTheme="minorHAnsi" w:cstheme="minorBidi"/>
              <w:noProof/>
            </w:rPr>
          </w:pPr>
          <w:hyperlink w:anchor="_Toc62764719" w:history="1">
            <w:r w:rsidR="00904142" w:rsidRPr="00A8325B">
              <w:rPr>
                <w:rStyle w:val="Hyperlink"/>
                <w:noProof/>
              </w:rPr>
              <w:t>2.1</w:t>
            </w:r>
            <w:r w:rsidR="00904142">
              <w:rPr>
                <w:rFonts w:asciiTheme="minorHAnsi" w:eastAsiaTheme="minorEastAsia" w:hAnsiTheme="minorHAnsi" w:cstheme="minorBidi"/>
                <w:noProof/>
              </w:rPr>
              <w:tab/>
            </w:r>
            <w:r w:rsidR="00904142" w:rsidRPr="00A8325B">
              <w:rPr>
                <w:rStyle w:val="Hyperlink"/>
                <w:noProof/>
                <w:shd w:val="clear" w:color="auto" w:fill="FFFFFF"/>
              </w:rPr>
              <w:t>POLICY WORKFLOW</w:t>
            </w:r>
            <w:r w:rsidR="00904142">
              <w:rPr>
                <w:noProof/>
                <w:webHidden/>
              </w:rPr>
              <w:tab/>
            </w:r>
            <w:r w:rsidR="00904142">
              <w:rPr>
                <w:noProof/>
                <w:webHidden/>
              </w:rPr>
              <w:fldChar w:fldCharType="begin"/>
            </w:r>
            <w:r w:rsidR="00904142">
              <w:rPr>
                <w:noProof/>
                <w:webHidden/>
              </w:rPr>
              <w:instrText xml:space="preserve"> PAGEREF _Toc62764719 \h </w:instrText>
            </w:r>
            <w:r w:rsidR="00904142">
              <w:rPr>
                <w:noProof/>
                <w:webHidden/>
              </w:rPr>
            </w:r>
            <w:r w:rsidR="00904142">
              <w:rPr>
                <w:noProof/>
                <w:webHidden/>
              </w:rPr>
              <w:fldChar w:fldCharType="separate"/>
            </w:r>
            <w:r w:rsidR="00904142">
              <w:rPr>
                <w:noProof/>
                <w:webHidden/>
              </w:rPr>
              <w:t>4</w:t>
            </w:r>
            <w:r w:rsidR="00904142">
              <w:rPr>
                <w:noProof/>
                <w:webHidden/>
              </w:rPr>
              <w:fldChar w:fldCharType="end"/>
            </w:r>
          </w:hyperlink>
        </w:p>
        <w:p w14:paraId="0EEF264C" w14:textId="16FAC06C" w:rsidR="00904142" w:rsidRDefault="00591F2E">
          <w:pPr>
            <w:pStyle w:val="TOC2"/>
            <w:tabs>
              <w:tab w:val="left" w:pos="1100"/>
              <w:tab w:val="right" w:leader="dot" w:pos="13948"/>
            </w:tabs>
            <w:rPr>
              <w:rFonts w:asciiTheme="minorHAnsi" w:eastAsiaTheme="minorEastAsia" w:hAnsiTheme="minorHAnsi" w:cstheme="minorBidi"/>
              <w:noProof/>
            </w:rPr>
          </w:pPr>
          <w:hyperlink w:anchor="_Toc62764720" w:history="1">
            <w:r w:rsidR="00904142" w:rsidRPr="00A8325B">
              <w:rPr>
                <w:rStyle w:val="Hyperlink"/>
                <w:noProof/>
              </w:rPr>
              <w:t>2.1.1</w:t>
            </w:r>
            <w:r w:rsidR="00904142">
              <w:rPr>
                <w:rFonts w:asciiTheme="minorHAnsi" w:eastAsiaTheme="minorEastAsia" w:hAnsiTheme="minorHAnsi" w:cstheme="minorBidi"/>
                <w:noProof/>
              </w:rPr>
              <w:tab/>
            </w:r>
            <w:r w:rsidR="00904142" w:rsidRPr="00A8325B">
              <w:rPr>
                <w:rStyle w:val="Hyperlink"/>
                <w:noProof/>
              </w:rPr>
              <w:t>AUTO POLICY QUOTE GENERATOR FLOW</w:t>
            </w:r>
            <w:r w:rsidR="00904142">
              <w:rPr>
                <w:rStyle w:val="Hyperlink"/>
                <w:noProof/>
              </w:rPr>
              <w:tab/>
            </w:r>
            <w:r w:rsidR="00904142">
              <w:rPr>
                <w:noProof/>
                <w:webHidden/>
              </w:rPr>
              <w:fldChar w:fldCharType="begin"/>
            </w:r>
            <w:r w:rsidR="00904142">
              <w:rPr>
                <w:noProof/>
                <w:webHidden/>
              </w:rPr>
              <w:instrText xml:space="preserve"> PAGEREF _Toc62764720 \h </w:instrText>
            </w:r>
            <w:r w:rsidR="00904142">
              <w:rPr>
                <w:noProof/>
                <w:webHidden/>
              </w:rPr>
            </w:r>
            <w:r w:rsidR="00904142">
              <w:rPr>
                <w:noProof/>
                <w:webHidden/>
              </w:rPr>
              <w:fldChar w:fldCharType="separate"/>
            </w:r>
            <w:r w:rsidR="00904142">
              <w:rPr>
                <w:noProof/>
                <w:webHidden/>
              </w:rPr>
              <w:t>5</w:t>
            </w:r>
            <w:r w:rsidR="00904142">
              <w:rPr>
                <w:noProof/>
                <w:webHidden/>
              </w:rPr>
              <w:fldChar w:fldCharType="end"/>
            </w:r>
          </w:hyperlink>
        </w:p>
        <w:p w14:paraId="079CDC2C" w14:textId="2F87D0EB" w:rsidR="00904142" w:rsidRDefault="00591F2E">
          <w:pPr>
            <w:pStyle w:val="TOC2"/>
            <w:tabs>
              <w:tab w:val="left" w:pos="1100"/>
              <w:tab w:val="right" w:leader="dot" w:pos="13948"/>
            </w:tabs>
            <w:rPr>
              <w:rFonts w:asciiTheme="minorHAnsi" w:eastAsiaTheme="minorEastAsia" w:hAnsiTheme="minorHAnsi" w:cstheme="minorBidi"/>
              <w:noProof/>
            </w:rPr>
          </w:pPr>
          <w:hyperlink w:anchor="_Toc62764721" w:history="1">
            <w:r w:rsidR="00904142" w:rsidRPr="00A8325B">
              <w:rPr>
                <w:rStyle w:val="Hyperlink"/>
                <w:noProof/>
              </w:rPr>
              <w:t>2.1.2</w:t>
            </w:r>
            <w:r w:rsidR="00904142">
              <w:rPr>
                <w:rFonts w:asciiTheme="minorHAnsi" w:eastAsiaTheme="minorEastAsia" w:hAnsiTheme="minorHAnsi" w:cstheme="minorBidi"/>
                <w:noProof/>
              </w:rPr>
              <w:tab/>
            </w:r>
            <w:r w:rsidR="00904142" w:rsidRPr="00A8325B">
              <w:rPr>
                <w:rStyle w:val="Hyperlink"/>
                <w:noProof/>
              </w:rPr>
              <w:t>BILLING AND PAYMENTS WORKFLOW</w:t>
            </w:r>
            <w:r w:rsidR="00904142">
              <w:rPr>
                <w:noProof/>
                <w:webHidden/>
              </w:rPr>
              <w:tab/>
            </w:r>
            <w:r w:rsidR="00904142">
              <w:rPr>
                <w:noProof/>
                <w:webHidden/>
              </w:rPr>
              <w:fldChar w:fldCharType="begin"/>
            </w:r>
            <w:r w:rsidR="00904142">
              <w:rPr>
                <w:noProof/>
                <w:webHidden/>
              </w:rPr>
              <w:instrText xml:space="preserve"> PAGEREF _Toc62764721 \h </w:instrText>
            </w:r>
            <w:r w:rsidR="00904142">
              <w:rPr>
                <w:noProof/>
                <w:webHidden/>
              </w:rPr>
            </w:r>
            <w:r w:rsidR="00904142">
              <w:rPr>
                <w:noProof/>
                <w:webHidden/>
              </w:rPr>
              <w:fldChar w:fldCharType="separate"/>
            </w:r>
            <w:r w:rsidR="00904142">
              <w:rPr>
                <w:noProof/>
                <w:webHidden/>
              </w:rPr>
              <w:t>6</w:t>
            </w:r>
            <w:r w:rsidR="00904142">
              <w:rPr>
                <w:noProof/>
                <w:webHidden/>
              </w:rPr>
              <w:fldChar w:fldCharType="end"/>
            </w:r>
          </w:hyperlink>
        </w:p>
        <w:p w14:paraId="27B73E0E" w14:textId="68919497" w:rsidR="00904142" w:rsidRDefault="00591F2E">
          <w:pPr>
            <w:pStyle w:val="TOC2"/>
            <w:tabs>
              <w:tab w:val="left" w:pos="880"/>
              <w:tab w:val="right" w:leader="dot" w:pos="13948"/>
            </w:tabs>
            <w:rPr>
              <w:rFonts w:asciiTheme="minorHAnsi" w:eastAsiaTheme="minorEastAsia" w:hAnsiTheme="minorHAnsi" w:cstheme="minorBidi"/>
              <w:noProof/>
            </w:rPr>
          </w:pPr>
          <w:hyperlink w:anchor="_Toc62764722" w:history="1">
            <w:r w:rsidR="00904142" w:rsidRPr="00A8325B">
              <w:rPr>
                <w:rStyle w:val="Hyperlink"/>
                <w:noProof/>
              </w:rPr>
              <w:t>2.2</w:t>
            </w:r>
            <w:r w:rsidR="00904142">
              <w:rPr>
                <w:rFonts w:asciiTheme="minorHAnsi" w:eastAsiaTheme="minorEastAsia" w:hAnsiTheme="minorHAnsi" w:cstheme="minorBidi"/>
                <w:noProof/>
              </w:rPr>
              <w:tab/>
            </w:r>
            <w:r w:rsidR="00904142" w:rsidRPr="00A8325B">
              <w:rPr>
                <w:rStyle w:val="Hyperlink"/>
                <w:noProof/>
              </w:rPr>
              <w:t>CLAIMS</w:t>
            </w:r>
            <w:r w:rsidR="00904142" w:rsidRPr="00A8325B">
              <w:rPr>
                <w:rStyle w:val="Hyperlink"/>
                <w:noProof/>
                <w:shd w:val="clear" w:color="auto" w:fill="FFFFFF"/>
              </w:rPr>
              <w:t xml:space="preserve"> FLOW</w:t>
            </w:r>
            <w:r w:rsidR="00904142">
              <w:rPr>
                <w:noProof/>
                <w:webHidden/>
              </w:rPr>
              <w:tab/>
            </w:r>
            <w:r w:rsidR="00904142">
              <w:rPr>
                <w:noProof/>
                <w:webHidden/>
              </w:rPr>
              <w:fldChar w:fldCharType="begin"/>
            </w:r>
            <w:r w:rsidR="00904142">
              <w:rPr>
                <w:noProof/>
                <w:webHidden/>
              </w:rPr>
              <w:instrText xml:space="preserve"> PAGEREF _Toc62764722 \h </w:instrText>
            </w:r>
            <w:r w:rsidR="00904142">
              <w:rPr>
                <w:noProof/>
                <w:webHidden/>
              </w:rPr>
            </w:r>
            <w:r w:rsidR="00904142">
              <w:rPr>
                <w:noProof/>
                <w:webHidden/>
              </w:rPr>
              <w:fldChar w:fldCharType="separate"/>
            </w:r>
            <w:r w:rsidR="00904142">
              <w:rPr>
                <w:noProof/>
                <w:webHidden/>
              </w:rPr>
              <w:t>7</w:t>
            </w:r>
            <w:r w:rsidR="00904142">
              <w:rPr>
                <w:noProof/>
                <w:webHidden/>
              </w:rPr>
              <w:fldChar w:fldCharType="end"/>
            </w:r>
          </w:hyperlink>
        </w:p>
        <w:p w14:paraId="3BD47029" w14:textId="122D2572" w:rsidR="00904142" w:rsidRDefault="00591F2E">
          <w:pPr>
            <w:pStyle w:val="TOC2"/>
            <w:tabs>
              <w:tab w:val="left" w:pos="1100"/>
              <w:tab w:val="right" w:leader="dot" w:pos="13948"/>
            </w:tabs>
            <w:rPr>
              <w:rFonts w:asciiTheme="minorHAnsi" w:eastAsiaTheme="minorEastAsia" w:hAnsiTheme="minorHAnsi" w:cstheme="minorBidi"/>
              <w:noProof/>
            </w:rPr>
          </w:pPr>
          <w:hyperlink w:anchor="_Toc62764723" w:history="1">
            <w:r w:rsidR="00904142" w:rsidRPr="00A8325B">
              <w:rPr>
                <w:rStyle w:val="Hyperlink"/>
                <w:noProof/>
              </w:rPr>
              <w:t>2.2.1</w:t>
            </w:r>
            <w:r w:rsidR="00904142">
              <w:rPr>
                <w:rFonts w:asciiTheme="minorHAnsi" w:eastAsiaTheme="minorEastAsia" w:hAnsiTheme="minorHAnsi" w:cstheme="minorBidi"/>
                <w:noProof/>
              </w:rPr>
              <w:tab/>
            </w:r>
            <w:r w:rsidR="00904142" w:rsidRPr="00A8325B">
              <w:rPr>
                <w:rStyle w:val="Hyperlink"/>
                <w:noProof/>
              </w:rPr>
              <w:t>ACCIDENTAL CLAIM &amp; GENERAL CLAIM</w:t>
            </w:r>
            <w:r w:rsidR="00904142">
              <w:rPr>
                <w:noProof/>
                <w:webHidden/>
              </w:rPr>
              <w:tab/>
            </w:r>
            <w:r w:rsidR="00904142">
              <w:rPr>
                <w:noProof/>
                <w:webHidden/>
              </w:rPr>
              <w:fldChar w:fldCharType="begin"/>
            </w:r>
            <w:r w:rsidR="00904142">
              <w:rPr>
                <w:noProof/>
                <w:webHidden/>
              </w:rPr>
              <w:instrText xml:space="preserve"> PAGEREF _Toc62764723 \h </w:instrText>
            </w:r>
            <w:r w:rsidR="00904142">
              <w:rPr>
                <w:noProof/>
                <w:webHidden/>
              </w:rPr>
            </w:r>
            <w:r w:rsidR="00904142">
              <w:rPr>
                <w:noProof/>
                <w:webHidden/>
              </w:rPr>
              <w:fldChar w:fldCharType="separate"/>
            </w:r>
            <w:r w:rsidR="00904142">
              <w:rPr>
                <w:noProof/>
                <w:webHidden/>
              </w:rPr>
              <w:t>7</w:t>
            </w:r>
            <w:r w:rsidR="00904142">
              <w:rPr>
                <w:noProof/>
                <w:webHidden/>
              </w:rPr>
              <w:fldChar w:fldCharType="end"/>
            </w:r>
          </w:hyperlink>
        </w:p>
        <w:p w14:paraId="5FDF9CE6" w14:textId="36301DF8" w:rsidR="00904142" w:rsidRDefault="00591F2E">
          <w:pPr>
            <w:pStyle w:val="TOC2"/>
            <w:tabs>
              <w:tab w:val="left" w:pos="1100"/>
              <w:tab w:val="right" w:leader="dot" w:pos="13948"/>
            </w:tabs>
            <w:rPr>
              <w:rFonts w:asciiTheme="minorHAnsi" w:eastAsiaTheme="minorEastAsia" w:hAnsiTheme="minorHAnsi" w:cstheme="minorBidi"/>
              <w:noProof/>
            </w:rPr>
          </w:pPr>
          <w:hyperlink w:anchor="_Toc62764724" w:history="1">
            <w:r w:rsidR="00904142" w:rsidRPr="00A8325B">
              <w:rPr>
                <w:rStyle w:val="Hyperlink"/>
                <w:noProof/>
              </w:rPr>
              <w:t>2.2.2</w:t>
            </w:r>
            <w:r w:rsidR="00904142">
              <w:rPr>
                <w:rFonts w:asciiTheme="minorHAnsi" w:eastAsiaTheme="minorEastAsia" w:hAnsiTheme="minorHAnsi" w:cstheme="minorBidi"/>
                <w:noProof/>
              </w:rPr>
              <w:tab/>
            </w:r>
            <w:r w:rsidR="00904142" w:rsidRPr="00A8325B">
              <w:rPr>
                <w:rStyle w:val="Hyperlink"/>
                <w:noProof/>
              </w:rPr>
              <w:t>UPDATE MY CLAIM</w:t>
            </w:r>
            <w:r w:rsidR="00904142">
              <w:rPr>
                <w:noProof/>
                <w:webHidden/>
              </w:rPr>
              <w:tab/>
            </w:r>
            <w:r w:rsidR="00904142">
              <w:rPr>
                <w:noProof/>
                <w:webHidden/>
              </w:rPr>
              <w:fldChar w:fldCharType="begin"/>
            </w:r>
            <w:r w:rsidR="00904142">
              <w:rPr>
                <w:noProof/>
                <w:webHidden/>
              </w:rPr>
              <w:instrText xml:space="preserve"> PAGEREF _Toc62764724 \h </w:instrText>
            </w:r>
            <w:r w:rsidR="00904142">
              <w:rPr>
                <w:noProof/>
                <w:webHidden/>
              </w:rPr>
            </w:r>
            <w:r w:rsidR="00904142">
              <w:rPr>
                <w:noProof/>
                <w:webHidden/>
              </w:rPr>
              <w:fldChar w:fldCharType="separate"/>
            </w:r>
            <w:r w:rsidR="00904142">
              <w:rPr>
                <w:noProof/>
                <w:webHidden/>
              </w:rPr>
              <w:t>8</w:t>
            </w:r>
            <w:r w:rsidR="00904142">
              <w:rPr>
                <w:noProof/>
                <w:webHidden/>
              </w:rPr>
              <w:fldChar w:fldCharType="end"/>
            </w:r>
          </w:hyperlink>
        </w:p>
        <w:p w14:paraId="209312C0" w14:textId="454FC08C" w:rsidR="00904142" w:rsidRDefault="00591F2E">
          <w:pPr>
            <w:pStyle w:val="TOC2"/>
            <w:tabs>
              <w:tab w:val="left" w:pos="1100"/>
              <w:tab w:val="right" w:leader="dot" w:pos="13948"/>
            </w:tabs>
            <w:rPr>
              <w:rFonts w:asciiTheme="minorHAnsi" w:eastAsiaTheme="minorEastAsia" w:hAnsiTheme="minorHAnsi" w:cstheme="minorBidi"/>
              <w:noProof/>
            </w:rPr>
          </w:pPr>
          <w:hyperlink w:anchor="_Toc62764725" w:history="1">
            <w:r w:rsidR="00904142" w:rsidRPr="00A8325B">
              <w:rPr>
                <w:rStyle w:val="Hyperlink"/>
                <w:noProof/>
              </w:rPr>
              <w:t>2.2.3</w:t>
            </w:r>
            <w:r w:rsidR="00904142">
              <w:rPr>
                <w:rFonts w:asciiTheme="minorHAnsi" w:eastAsiaTheme="minorEastAsia" w:hAnsiTheme="minorHAnsi" w:cstheme="minorBidi"/>
                <w:noProof/>
              </w:rPr>
              <w:tab/>
            </w:r>
            <w:r w:rsidR="00904142" w:rsidRPr="00A8325B">
              <w:rPr>
                <w:rStyle w:val="Hyperlink"/>
                <w:noProof/>
              </w:rPr>
              <w:t>CHECK CLAIM STATUS</w:t>
            </w:r>
            <w:r w:rsidR="00904142">
              <w:rPr>
                <w:noProof/>
                <w:webHidden/>
              </w:rPr>
              <w:tab/>
            </w:r>
            <w:r w:rsidR="00904142">
              <w:rPr>
                <w:noProof/>
                <w:webHidden/>
              </w:rPr>
              <w:fldChar w:fldCharType="begin"/>
            </w:r>
            <w:r w:rsidR="00904142">
              <w:rPr>
                <w:noProof/>
                <w:webHidden/>
              </w:rPr>
              <w:instrText xml:space="preserve"> PAGEREF _Toc62764725 \h </w:instrText>
            </w:r>
            <w:r w:rsidR="00904142">
              <w:rPr>
                <w:noProof/>
                <w:webHidden/>
              </w:rPr>
            </w:r>
            <w:r w:rsidR="00904142">
              <w:rPr>
                <w:noProof/>
                <w:webHidden/>
              </w:rPr>
              <w:fldChar w:fldCharType="separate"/>
            </w:r>
            <w:r w:rsidR="00904142">
              <w:rPr>
                <w:noProof/>
                <w:webHidden/>
              </w:rPr>
              <w:t>9</w:t>
            </w:r>
            <w:r w:rsidR="00904142">
              <w:rPr>
                <w:noProof/>
                <w:webHidden/>
              </w:rPr>
              <w:fldChar w:fldCharType="end"/>
            </w:r>
          </w:hyperlink>
        </w:p>
        <w:p w14:paraId="45431881" w14:textId="13C4E2F6" w:rsidR="00904142" w:rsidRDefault="00591F2E">
          <w:pPr>
            <w:pStyle w:val="TOC2"/>
            <w:tabs>
              <w:tab w:val="left" w:pos="1100"/>
              <w:tab w:val="right" w:leader="dot" w:pos="13948"/>
            </w:tabs>
            <w:rPr>
              <w:rFonts w:asciiTheme="minorHAnsi" w:eastAsiaTheme="minorEastAsia" w:hAnsiTheme="minorHAnsi" w:cstheme="minorBidi"/>
              <w:noProof/>
            </w:rPr>
          </w:pPr>
          <w:hyperlink w:anchor="_Toc62764726" w:history="1">
            <w:r w:rsidR="00904142" w:rsidRPr="00A8325B">
              <w:rPr>
                <w:rStyle w:val="Hyperlink"/>
                <w:noProof/>
              </w:rPr>
              <w:t>2.2.4</w:t>
            </w:r>
            <w:r w:rsidR="00904142">
              <w:rPr>
                <w:rFonts w:asciiTheme="minorHAnsi" w:eastAsiaTheme="minorEastAsia" w:hAnsiTheme="minorHAnsi" w:cstheme="minorBidi"/>
                <w:noProof/>
              </w:rPr>
              <w:tab/>
            </w:r>
            <w:r w:rsidR="00904142" w:rsidRPr="00A8325B">
              <w:rPr>
                <w:rStyle w:val="Hyperlink"/>
                <w:noProof/>
              </w:rPr>
              <w:t>CANCEL MY CLAIM</w:t>
            </w:r>
            <w:r w:rsidR="00904142">
              <w:rPr>
                <w:noProof/>
                <w:webHidden/>
              </w:rPr>
              <w:tab/>
            </w:r>
            <w:r w:rsidR="00904142">
              <w:rPr>
                <w:noProof/>
                <w:webHidden/>
              </w:rPr>
              <w:fldChar w:fldCharType="begin"/>
            </w:r>
            <w:r w:rsidR="00904142">
              <w:rPr>
                <w:noProof/>
                <w:webHidden/>
              </w:rPr>
              <w:instrText xml:space="preserve"> PAGEREF _Toc62764726 \h </w:instrText>
            </w:r>
            <w:r w:rsidR="00904142">
              <w:rPr>
                <w:noProof/>
                <w:webHidden/>
              </w:rPr>
            </w:r>
            <w:r w:rsidR="00904142">
              <w:rPr>
                <w:noProof/>
                <w:webHidden/>
              </w:rPr>
              <w:fldChar w:fldCharType="separate"/>
            </w:r>
            <w:r w:rsidR="00904142">
              <w:rPr>
                <w:noProof/>
                <w:webHidden/>
              </w:rPr>
              <w:t>10</w:t>
            </w:r>
            <w:r w:rsidR="00904142">
              <w:rPr>
                <w:noProof/>
                <w:webHidden/>
              </w:rPr>
              <w:fldChar w:fldCharType="end"/>
            </w:r>
          </w:hyperlink>
        </w:p>
        <w:p w14:paraId="41F19837" w14:textId="3A0FF504" w:rsidR="00D35FD0" w:rsidRDefault="00D35FD0">
          <w:r>
            <w:rPr>
              <w:b/>
              <w:bCs/>
              <w:noProof/>
            </w:rPr>
            <w:fldChar w:fldCharType="end"/>
          </w:r>
        </w:p>
      </w:sdtContent>
    </w:sdt>
    <w:p w14:paraId="21CB22F1" w14:textId="56A90E33" w:rsidR="00FE0FA5" w:rsidRPr="00D35FD0" w:rsidRDefault="00FE0FA5" w:rsidP="00FE12A2">
      <w:pPr>
        <w:pStyle w:val="Heading1"/>
      </w:pPr>
    </w:p>
    <w:p w14:paraId="06B2F336" w14:textId="55676C59" w:rsidR="00986773" w:rsidRPr="005C45B1" w:rsidRDefault="00482F6C" w:rsidP="00FE12A2">
      <w:pPr>
        <w:pStyle w:val="TOC1"/>
      </w:pPr>
      <w:r w:rsidRPr="00164C7D">
        <w:rPr>
          <w:bCs/>
        </w:rPr>
        <w:fldChar w:fldCharType="begin"/>
      </w:r>
      <w:r w:rsidRPr="00164C7D">
        <w:rPr>
          <w:bCs/>
        </w:rPr>
        <w:instrText xml:space="preserve"> TOC \o "1-3" \h \z \u </w:instrText>
      </w:r>
      <w:r w:rsidRPr="00164C7D">
        <w:rPr>
          <w:bCs/>
        </w:rPr>
        <w:fldChar w:fldCharType="end"/>
      </w:r>
    </w:p>
    <w:p w14:paraId="79FCC889" w14:textId="067370D9" w:rsidR="00EC09E2" w:rsidRPr="005C45B1" w:rsidRDefault="00482F6C" w:rsidP="00FE12A2">
      <w:pPr>
        <w:pStyle w:val="Heading1"/>
      </w:pPr>
      <w:r w:rsidRPr="005C45B1">
        <w:br w:type="page"/>
      </w:r>
    </w:p>
    <w:p w14:paraId="1DE43035" w14:textId="7D9DC21C" w:rsidR="00773814" w:rsidRPr="005C45B1" w:rsidRDefault="00773814" w:rsidP="005D1880">
      <w:pPr>
        <w:rPr>
          <w:rFonts w:ascii="Times New Roman" w:hAnsi="Times New Roman"/>
          <w:sz w:val="24"/>
          <w:szCs w:val="24"/>
        </w:rPr>
      </w:pPr>
    </w:p>
    <w:p w14:paraId="282CB225" w14:textId="6CE22E1C" w:rsidR="00985131" w:rsidRPr="00080C70" w:rsidRDefault="00985131" w:rsidP="00080C70">
      <w:pPr>
        <w:pStyle w:val="Heading1"/>
        <w:numPr>
          <w:ilvl w:val="0"/>
          <w:numId w:val="25"/>
        </w:numPr>
      </w:pPr>
      <w:bookmarkStart w:id="0" w:name="_Toc62764717"/>
      <w:r w:rsidRPr="00080C70">
        <w:t>OBJECTIVE</w:t>
      </w:r>
      <w:bookmarkEnd w:id="0"/>
    </w:p>
    <w:p w14:paraId="2D119015" w14:textId="40AB02CD" w:rsidR="00985131" w:rsidRPr="005C45B1" w:rsidRDefault="00985131" w:rsidP="005D1880">
      <w:pPr>
        <w:rPr>
          <w:rFonts w:ascii="Times New Roman" w:hAnsi="Times New Roman"/>
          <w:sz w:val="24"/>
          <w:szCs w:val="24"/>
        </w:rPr>
      </w:pPr>
    </w:p>
    <w:p w14:paraId="65B0E725" w14:textId="3B309D74" w:rsidR="00985131" w:rsidRPr="005C45B1" w:rsidRDefault="00985131" w:rsidP="00985131">
      <w:pPr>
        <w:spacing w:line="360" w:lineRule="auto"/>
        <w:rPr>
          <w:rFonts w:ascii="Times New Roman" w:hAnsi="Times New Roman"/>
          <w:color w:val="000000"/>
          <w:sz w:val="24"/>
          <w:szCs w:val="24"/>
          <w:shd w:val="clear" w:color="auto" w:fill="FFFFFF"/>
        </w:rPr>
      </w:pPr>
      <w:r w:rsidRPr="005C45B1">
        <w:rPr>
          <w:rFonts w:ascii="Times New Roman" w:hAnsi="Times New Roman"/>
          <w:sz w:val="24"/>
          <w:szCs w:val="24"/>
        </w:rPr>
        <w:tab/>
        <w:t xml:space="preserve">With the world becoming more digital by the day, </w:t>
      </w:r>
      <w:r w:rsidR="00CB041A">
        <w:rPr>
          <w:rFonts w:ascii="Times New Roman" w:hAnsi="Times New Roman"/>
          <w:sz w:val="24"/>
          <w:szCs w:val="24"/>
        </w:rPr>
        <w:t>Customer (</w:t>
      </w:r>
      <w:r w:rsidR="00164C7D" w:rsidRPr="005C45B1">
        <w:rPr>
          <w:rFonts w:ascii="Times New Roman" w:hAnsi="Times New Roman"/>
          <w:sz w:val="24"/>
          <w:szCs w:val="24"/>
        </w:rPr>
        <w:t>policyholder</w:t>
      </w:r>
      <w:r w:rsidR="00CB041A">
        <w:rPr>
          <w:rFonts w:ascii="Times New Roman" w:hAnsi="Times New Roman"/>
          <w:sz w:val="24"/>
          <w:szCs w:val="24"/>
        </w:rPr>
        <w:t>/policyowner)</w:t>
      </w:r>
      <w:del w:id="1" w:author="Narayanan Lakshmanan" w:date="2021-02-15T11:04:00Z">
        <w:r w:rsidR="00164C7D" w:rsidDel="00CB041A">
          <w:rPr>
            <w:rFonts w:ascii="Times New Roman" w:hAnsi="Times New Roman"/>
            <w:sz w:val="24"/>
            <w:szCs w:val="24"/>
          </w:rPr>
          <w:delText xml:space="preserve"> </w:delText>
        </w:r>
      </w:del>
      <w:r w:rsidRPr="005C45B1">
        <w:rPr>
          <w:rFonts w:ascii="Times New Roman" w:hAnsi="Times New Roman"/>
          <w:sz w:val="24"/>
          <w:szCs w:val="24"/>
        </w:rPr>
        <w:t xml:space="preserve"> expectations change. If an agent isn’t available to offer relevant information, the potential customer goes on to find another provider. </w:t>
      </w:r>
      <w:r w:rsidRPr="005C45B1">
        <w:rPr>
          <w:rFonts w:ascii="Times New Roman" w:hAnsi="Times New Roman"/>
          <w:color w:val="000000"/>
          <w:sz w:val="24"/>
          <w:szCs w:val="24"/>
          <w:shd w:val="clear" w:color="auto" w:fill="FFFFFF"/>
        </w:rPr>
        <w:t>With chatbots</w:t>
      </w:r>
      <w:ins w:id="2" w:author="Narayanan Lakshmanan" w:date="2021-02-15T11:05:00Z">
        <w:r w:rsidR="00CB041A">
          <w:rPr>
            <w:rFonts w:ascii="Times New Roman" w:hAnsi="Times New Roman"/>
            <w:color w:val="000000"/>
            <w:sz w:val="24"/>
            <w:szCs w:val="24"/>
            <w:shd w:val="clear" w:color="auto" w:fill="FFFFFF"/>
          </w:rPr>
          <w:t xml:space="preserve"> </w:t>
        </w:r>
      </w:ins>
      <w:r w:rsidR="00CB041A">
        <w:rPr>
          <w:rFonts w:ascii="Times New Roman" w:hAnsi="Times New Roman"/>
          <w:color w:val="000000"/>
          <w:sz w:val="24"/>
          <w:szCs w:val="24"/>
          <w:shd w:val="clear" w:color="auto" w:fill="FFFFFF"/>
        </w:rPr>
        <w:t xml:space="preserve">in </w:t>
      </w:r>
      <w:r w:rsidR="00CB041A" w:rsidRPr="00957B0D">
        <w:rPr>
          <w:rFonts w:ascii="Times New Roman" w:hAnsi="Times New Roman"/>
          <w:color w:val="000000"/>
          <w:sz w:val="24"/>
          <w:szCs w:val="24"/>
          <w:shd w:val="clear" w:color="auto" w:fill="FFFFFF"/>
        </w:rPr>
        <w:t>place</w:t>
      </w:r>
      <w:r w:rsidRPr="005C45B1">
        <w:rPr>
          <w:rFonts w:ascii="Times New Roman" w:hAnsi="Times New Roman"/>
          <w:color w:val="000000"/>
          <w:sz w:val="24"/>
          <w:szCs w:val="24"/>
          <w:shd w:val="clear" w:color="auto" w:fill="FFFFFF"/>
        </w:rPr>
        <w:t xml:space="preserve">, insurance </w:t>
      </w:r>
      <w:r w:rsidR="00CB041A">
        <w:rPr>
          <w:rFonts w:ascii="Times New Roman" w:hAnsi="Times New Roman"/>
          <w:color w:val="000000"/>
          <w:sz w:val="24"/>
          <w:szCs w:val="24"/>
          <w:shd w:val="clear" w:color="auto" w:fill="FFFFFF"/>
        </w:rPr>
        <w:t>companies/firms</w:t>
      </w:r>
      <w:r w:rsidRPr="005C45B1">
        <w:rPr>
          <w:rFonts w:ascii="Times New Roman" w:hAnsi="Times New Roman"/>
          <w:color w:val="000000"/>
          <w:sz w:val="24"/>
          <w:szCs w:val="24"/>
          <w:shd w:val="clear" w:color="auto" w:fill="FFFFFF"/>
        </w:rPr>
        <w:t xml:space="preserve"> can </w:t>
      </w:r>
      <w:r w:rsidR="00CB041A">
        <w:rPr>
          <w:rFonts w:ascii="Times New Roman" w:hAnsi="Times New Roman"/>
          <w:color w:val="000000"/>
          <w:sz w:val="24"/>
          <w:szCs w:val="24"/>
          <w:shd w:val="clear" w:color="auto" w:fill="FFFFFF"/>
        </w:rPr>
        <w:t xml:space="preserve">proactively interact with the customer to </w:t>
      </w:r>
      <w:r w:rsidRPr="005C45B1">
        <w:rPr>
          <w:rFonts w:ascii="Times New Roman" w:hAnsi="Times New Roman"/>
          <w:color w:val="292929"/>
          <w:spacing w:val="6"/>
          <w:sz w:val="24"/>
          <w:szCs w:val="24"/>
          <w:shd w:val="clear" w:color="auto" w:fill="FFFFFF"/>
        </w:rPr>
        <w:t>improve service</w:t>
      </w:r>
      <w:r w:rsidR="00CB041A">
        <w:rPr>
          <w:rFonts w:ascii="Times New Roman" w:hAnsi="Times New Roman"/>
          <w:color w:val="292929"/>
          <w:spacing w:val="6"/>
          <w:sz w:val="24"/>
          <w:szCs w:val="24"/>
          <w:shd w:val="clear" w:color="auto" w:fill="FFFFFF"/>
        </w:rPr>
        <w:t xml:space="preserve"> across all spheres of activities towards high </w:t>
      </w:r>
      <w:r w:rsidRPr="005C45B1">
        <w:rPr>
          <w:rFonts w:ascii="Times New Roman" w:hAnsi="Times New Roman"/>
          <w:color w:val="292929"/>
          <w:spacing w:val="6"/>
          <w:sz w:val="24"/>
          <w:szCs w:val="24"/>
          <w:shd w:val="clear" w:color="auto" w:fill="FFFFFF"/>
        </w:rPr>
        <w:t>customer retention</w:t>
      </w:r>
      <w:r w:rsidR="00CB041A">
        <w:rPr>
          <w:rFonts w:ascii="Times New Roman" w:hAnsi="Times New Roman"/>
          <w:color w:val="292929"/>
          <w:spacing w:val="6"/>
          <w:sz w:val="24"/>
          <w:szCs w:val="24"/>
          <w:shd w:val="clear" w:color="auto" w:fill="FFFFFF"/>
        </w:rPr>
        <w:t xml:space="preserve">.  Overall, this will lead to better customer experience at all levels. </w:t>
      </w:r>
    </w:p>
    <w:p w14:paraId="5A830F18" w14:textId="70E6E6E7" w:rsidR="00985131" w:rsidRPr="005C45B1" w:rsidRDefault="00985131" w:rsidP="00985131">
      <w:pPr>
        <w:spacing w:line="360" w:lineRule="auto"/>
        <w:rPr>
          <w:rFonts w:ascii="Times New Roman" w:hAnsi="Times New Roman"/>
          <w:color w:val="000000"/>
          <w:sz w:val="24"/>
          <w:szCs w:val="24"/>
          <w:shd w:val="clear" w:color="auto" w:fill="FFFFFF"/>
        </w:rPr>
      </w:pPr>
    </w:p>
    <w:p w14:paraId="65352E4B" w14:textId="443DCF2F" w:rsidR="00985131" w:rsidRPr="005C45B1" w:rsidRDefault="00985131" w:rsidP="00985131">
      <w:pPr>
        <w:spacing w:line="360" w:lineRule="auto"/>
        <w:rPr>
          <w:rFonts w:ascii="Times New Roman" w:hAnsi="Times New Roman"/>
          <w:color w:val="000000"/>
          <w:sz w:val="24"/>
          <w:szCs w:val="24"/>
          <w:shd w:val="clear" w:color="auto" w:fill="FFFFFF"/>
        </w:rPr>
      </w:pPr>
    </w:p>
    <w:p w14:paraId="1242130C" w14:textId="0BE16617" w:rsidR="00985131" w:rsidRPr="005C45B1" w:rsidRDefault="00985131" w:rsidP="00985131">
      <w:pPr>
        <w:spacing w:line="360" w:lineRule="auto"/>
        <w:rPr>
          <w:rFonts w:ascii="Times New Roman" w:hAnsi="Times New Roman"/>
          <w:color w:val="000000"/>
          <w:sz w:val="24"/>
          <w:szCs w:val="24"/>
          <w:shd w:val="clear" w:color="auto" w:fill="FFFFFF"/>
        </w:rPr>
      </w:pPr>
    </w:p>
    <w:p w14:paraId="611632B5" w14:textId="2BA425FE" w:rsidR="00985131" w:rsidRPr="005C45B1" w:rsidRDefault="00985131" w:rsidP="00985131">
      <w:pPr>
        <w:spacing w:line="360" w:lineRule="auto"/>
        <w:rPr>
          <w:rFonts w:ascii="Times New Roman" w:hAnsi="Times New Roman"/>
          <w:color w:val="000000"/>
          <w:sz w:val="24"/>
          <w:szCs w:val="24"/>
          <w:shd w:val="clear" w:color="auto" w:fill="FFFFFF"/>
        </w:rPr>
      </w:pPr>
    </w:p>
    <w:p w14:paraId="53524BC0" w14:textId="1730F3B9" w:rsidR="00985131" w:rsidRPr="005C45B1" w:rsidRDefault="00985131" w:rsidP="00985131">
      <w:pPr>
        <w:spacing w:line="360" w:lineRule="auto"/>
        <w:rPr>
          <w:rFonts w:ascii="Times New Roman" w:hAnsi="Times New Roman"/>
          <w:color w:val="000000"/>
          <w:sz w:val="24"/>
          <w:szCs w:val="24"/>
          <w:shd w:val="clear" w:color="auto" w:fill="FFFFFF"/>
        </w:rPr>
      </w:pPr>
    </w:p>
    <w:p w14:paraId="4C02B40F" w14:textId="1EC2719A" w:rsidR="00985131" w:rsidRPr="005C45B1" w:rsidRDefault="00985131" w:rsidP="00985131">
      <w:pPr>
        <w:spacing w:line="360" w:lineRule="auto"/>
        <w:rPr>
          <w:rFonts w:ascii="Times New Roman" w:hAnsi="Times New Roman"/>
          <w:color w:val="000000"/>
          <w:sz w:val="24"/>
          <w:szCs w:val="24"/>
          <w:shd w:val="clear" w:color="auto" w:fill="FFFFFF"/>
        </w:rPr>
      </w:pPr>
    </w:p>
    <w:p w14:paraId="248CE5BB" w14:textId="4C560708" w:rsidR="00985131" w:rsidRPr="005C45B1" w:rsidRDefault="00985131" w:rsidP="00985131">
      <w:pPr>
        <w:spacing w:line="360" w:lineRule="auto"/>
        <w:rPr>
          <w:rFonts w:ascii="Times New Roman" w:hAnsi="Times New Roman"/>
          <w:color w:val="000000"/>
          <w:sz w:val="24"/>
          <w:szCs w:val="24"/>
          <w:shd w:val="clear" w:color="auto" w:fill="FFFFFF"/>
        </w:rPr>
      </w:pPr>
    </w:p>
    <w:p w14:paraId="1B589E6B" w14:textId="31C2208D" w:rsidR="00985131" w:rsidRPr="005C45B1" w:rsidRDefault="00985131" w:rsidP="00985131">
      <w:pPr>
        <w:spacing w:line="360" w:lineRule="auto"/>
        <w:rPr>
          <w:rFonts w:ascii="Times New Roman" w:hAnsi="Times New Roman"/>
          <w:color w:val="000000"/>
          <w:sz w:val="24"/>
          <w:szCs w:val="24"/>
          <w:shd w:val="clear" w:color="auto" w:fill="FFFFFF"/>
        </w:rPr>
      </w:pPr>
    </w:p>
    <w:p w14:paraId="7F67851B" w14:textId="416A4C61" w:rsidR="00985131" w:rsidRPr="005C45B1" w:rsidRDefault="00985131" w:rsidP="00985131">
      <w:pPr>
        <w:spacing w:line="360" w:lineRule="auto"/>
        <w:rPr>
          <w:rFonts w:ascii="Times New Roman" w:hAnsi="Times New Roman"/>
          <w:color w:val="000000"/>
          <w:sz w:val="24"/>
          <w:szCs w:val="24"/>
          <w:shd w:val="clear" w:color="auto" w:fill="FFFFFF"/>
        </w:rPr>
      </w:pPr>
    </w:p>
    <w:p w14:paraId="2600EA8D" w14:textId="0C32D760" w:rsidR="00985131" w:rsidRPr="005C45B1" w:rsidRDefault="00985131" w:rsidP="00985131">
      <w:pPr>
        <w:spacing w:line="360" w:lineRule="auto"/>
        <w:rPr>
          <w:rFonts w:ascii="Times New Roman" w:hAnsi="Times New Roman"/>
          <w:color w:val="000000"/>
          <w:sz w:val="24"/>
          <w:szCs w:val="24"/>
          <w:shd w:val="clear" w:color="auto" w:fill="FFFFFF"/>
        </w:rPr>
      </w:pPr>
    </w:p>
    <w:p w14:paraId="157D418A" w14:textId="0147FF70" w:rsidR="00985131" w:rsidRPr="005C45B1" w:rsidRDefault="00985131" w:rsidP="00985131">
      <w:pPr>
        <w:spacing w:line="360" w:lineRule="auto"/>
        <w:rPr>
          <w:rFonts w:ascii="Times New Roman" w:hAnsi="Times New Roman"/>
          <w:color w:val="000000"/>
          <w:sz w:val="24"/>
          <w:szCs w:val="24"/>
          <w:shd w:val="clear" w:color="auto" w:fill="FFFFFF"/>
        </w:rPr>
      </w:pPr>
    </w:p>
    <w:p w14:paraId="421F16EC" w14:textId="3DBF2E28" w:rsidR="00985131" w:rsidRPr="005C45B1" w:rsidRDefault="00985131" w:rsidP="00985131">
      <w:pPr>
        <w:spacing w:line="360" w:lineRule="auto"/>
        <w:rPr>
          <w:rFonts w:ascii="Times New Roman" w:hAnsi="Times New Roman"/>
          <w:color w:val="000000"/>
          <w:sz w:val="24"/>
          <w:szCs w:val="24"/>
          <w:shd w:val="clear" w:color="auto" w:fill="FFFFFF"/>
        </w:rPr>
      </w:pPr>
    </w:p>
    <w:p w14:paraId="6A5A9257" w14:textId="2FACFD55" w:rsidR="00985131" w:rsidRPr="005C45B1" w:rsidRDefault="00985131" w:rsidP="00985131">
      <w:pPr>
        <w:spacing w:line="360" w:lineRule="auto"/>
        <w:rPr>
          <w:rFonts w:ascii="Times New Roman" w:hAnsi="Times New Roman"/>
          <w:color w:val="000000"/>
          <w:sz w:val="24"/>
          <w:szCs w:val="24"/>
          <w:shd w:val="clear" w:color="auto" w:fill="FFFFFF"/>
        </w:rPr>
      </w:pPr>
    </w:p>
    <w:p w14:paraId="1A7F64AC" w14:textId="4263329C" w:rsidR="00985131" w:rsidRPr="005C45B1" w:rsidRDefault="00985131" w:rsidP="00985131">
      <w:pPr>
        <w:spacing w:line="360" w:lineRule="auto"/>
        <w:rPr>
          <w:rFonts w:ascii="Times New Roman" w:hAnsi="Times New Roman"/>
          <w:color w:val="000000"/>
          <w:sz w:val="24"/>
          <w:szCs w:val="24"/>
          <w:shd w:val="clear" w:color="auto" w:fill="FFFFFF"/>
        </w:rPr>
      </w:pPr>
    </w:p>
    <w:p w14:paraId="7299675B" w14:textId="021F025A" w:rsidR="00985131" w:rsidRPr="005C45B1" w:rsidRDefault="00985131" w:rsidP="00985131">
      <w:pPr>
        <w:spacing w:line="360" w:lineRule="auto"/>
        <w:rPr>
          <w:rFonts w:ascii="Times New Roman" w:hAnsi="Times New Roman"/>
          <w:color w:val="000000"/>
          <w:sz w:val="24"/>
          <w:szCs w:val="24"/>
          <w:shd w:val="clear" w:color="auto" w:fill="FFFFFF"/>
        </w:rPr>
      </w:pPr>
    </w:p>
    <w:p w14:paraId="7AA9E692" w14:textId="62FF71DD" w:rsidR="00985131" w:rsidRPr="005C45B1" w:rsidRDefault="00985131" w:rsidP="00985131">
      <w:pPr>
        <w:spacing w:line="360" w:lineRule="auto"/>
        <w:rPr>
          <w:rFonts w:ascii="Times New Roman" w:hAnsi="Times New Roman"/>
          <w:color w:val="000000"/>
          <w:sz w:val="24"/>
          <w:szCs w:val="24"/>
          <w:shd w:val="clear" w:color="auto" w:fill="FFFFFF"/>
        </w:rPr>
      </w:pPr>
    </w:p>
    <w:p w14:paraId="7CC021BE" w14:textId="71DB7CE4" w:rsidR="00985131" w:rsidRPr="005C45B1" w:rsidRDefault="00985131" w:rsidP="00985131">
      <w:pPr>
        <w:spacing w:line="360" w:lineRule="auto"/>
        <w:rPr>
          <w:rFonts w:ascii="Times New Roman" w:hAnsi="Times New Roman"/>
          <w:color w:val="000000"/>
          <w:sz w:val="24"/>
          <w:szCs w:val="24"/>
          <w:shd w:val="clear" w:color="auto" w:fill="FFFFFF"/>
        </w:rPr>
      </w:pPr>
    </w:p>
    <w:p w14:paraId="0C53353C" w14:textId="6F2E02C1" w:rsidR="00985131" w:rsidRPr="005C45B1" w:rsidRDefault="00985131" w:rsidP="00985131">
      <w:pPr>
        <w:spacing w:line="360" w:lineRule="auto"/>
        <w:rPr>
          <w:rFonts w:ascii="Times New Roman" w:hAnsi="Times New Roman"/>
          <w:color w:val="000000"/>
          <w:sz w:val="24"/>
          <w:szCs w:val="24"/>
          <w:shd w:val="clear" w:color="auto" w:fill="FFFFFF"/>
        </w:rPr>
      </w:pPr>
    </w:p>
    <w:p w14:paraId="532C9CA6" w14:textId="718273EE" w:rsidR="00985131" w:rsidRPr="005C45B1" w:rsidRDefault="00985131" w:rsidP="00985131">
      <w:pPr>
        <w:spacing w:line="360" w:lineRule="auto"/>
        <w:rPr>
          <w:rFonts w:ascii="Times New Roman" w:hAnsi="Times New Roman"/>
          <w:color w:val="000000"/>
          <w:sz w:val="24"/>
          <w:szCs w:val="24"/>
          <w:shd w:val="clear" w:color="auto" w:fill="FFFFFF"/>
        </w:rPr>
      </w:pPr>
    </w:p>
    <w:p w14:paraId="34A65351" w14:textId="6BD72CF4" w:rsidR="00985131" w:rsidRPr="005C45B1" w:rsidRDefault="00985131" w:rsidP="00985131">
      <w:pPr>
        <w:spacing w:line="360" w:lineRule="auto"/>
        <w:rPr>
          <w:rFonts w:ascii="Times New Roman" w:hAnsi="Times New Roman"/>
          <w:color w:val="000000"/>
          <w:sz w:val="24"/>
          <w:szCs w:val="24"/>
          <w:shd w:val="clear" w:color="auto" w:fill="FFFFFF"/>
        </w:rPr>
      </w:pPr>
    </w:p>
    <w:p w14:paraId="38E48760" w14:textId="322A35BB" w:rsidR="00985131" w:rsidRPr="005C45B1" w:rsidRDefault="00985131" w:rsidP="00985131">
      <w:pPr>
        <w:spacing w:line="360" w:lineRule="auto"/>
        <w:rPr>
          <w:rFonts w:ascii="Times New Roman" w:hAnsi="Times New Roman"/>
          <w:color w:val="000000"/>
          <w:sz w:val="24"/>
          <w:szCs w:val="24"/>
          <w:shd w:val="clear" w:color="auto" w:fill="FFFFFF"/>
        </w:rPr>
      </w:pPr>
    </w:p>
    <w:p w14:paraId="185C2831" w14:textId="227EB0CD" w:rsidR="00985131" w:rsidRPr="005C45B1" w:rsidRDefault="00985131" w:rsidP="00985131">
      <w:pPr>
        <w:spacing w:line="360" w:lineRule="auto"/>
        <w:rPr>
          <w:rFonts w:ascii="Times New Roman" w:hAnsi="Times New Roman"/>
          <w:color w:val="000000"/>
          <w:sz w:val="24"/>
          <w:szCs w:val="24"/>
          <w:shd w:val="clear" w:color="auto" w:fill="FFFFFF"/>
        </w:rPr>
      </w:pPr>
    </w:p>
    <w:p w14:paraId="71516982" w14:textId="5B49938A" w:rsidR="00985131" w:rsidRPr="005C45B1" w:rsidRDefault="00985131" w:rsidP="00985131">
      <w:pPr>
        <w:spacing w:line="360" w:lineRule="auto"/>
        <w:rPr>
          <w:rFonts w:ascii="Times New Roman" w:hAnsi="Times New Roman"/>
          <w:color w:val="000000"/>
          <w:sz w:val="24"/>
          <w:szCs w:val="24"/>
          <w:shd w:val="clear" w:color="auto" w:fill="FFFFFF"/>
        </w:rPr>
      </w:pPr>
    </w:p>
    <w:p w14:paraId="30AE03F4" w14:textId="1EDA73EC" w:rsidR="00985131" w:rsidRPr="005C45B1" w:rsidRDefault="00985131" w:rsidP="00985131">
      <w:pPr>
        <w:spacing w:line="360" w:lineRule="auto"/>
        <w:rPr>
          <w:rFonts w:ascii="Times New Roman" w:hAnsi="Times New Roman"/>
          <w:color w:val="000000"/>
          <w:sz w:val="24"/>
          <w:szCs w:val="24"/>
          <w:shd w:val="clear" w:color="auto" w:fill="FFFFFF"/>
        </w:rPr>
      </w:pPr>
    </w:p>
    <w:p w14:paraId="3D9DD4C4" w14:textId="6AF8273C" w:rsidR="00985131" w:rsidRPr="005C45B1" w:rsidRDefault="00985131" w:rsidP="00985131">
      <w:pPr>
        <w:spacing w:line="360" w:lineRule="auto"/>
        <w:rPr>
          <w:rFonts w:ascii="Times New Roman" w:hAnsi="Times New Roman"/>
          <w:color w:val="000000"/>
          <w:sz w:val="24"/>
          <w:szCs w:val="24"/>
          <w:shd w:val="clear" w:color="auto" w:fill="FFFFFF"/>
        </w:rPr>
      </w:pPr>
    </w:p>
    <w:p w14:paraId="4D06264D" w14:textId="7FF83B66" w:rsidR="00985131" w:rsidRPr="005C45B1" w:rsidRDefault="00985131" w:rsidP="00985131">
      <w:pPr>
        <w:spacing w:line="360" w:lineRule="auto"/>
        <w:rPr>
          <w:rFonts w:ascii="Times New Roman" w:hAnsi="Times New Roman"/>
          <w:color w:val="000000"/>
          <w:sz w:val="24"/>
          <w:szCs w:val="24"/>
          <w:shd w:val="clear" w:color="auto" w:fill="FFFFFF"/>
        </w:rPr>
      </w:pPr>
    </w:p>
    <w:p w14:paraId="710BB9AE" w14:textId="77777777" w:rsidR="00985131" w:rsidRPr="005C45B1" w:rsidRDefault="00985131" w:rsidP="00985131">
      <w:pPr>
        <w:spacing w:line="360" w:lineRule="auto"/>
        <w:rPr>
          <w:rFonts w:ascii="Times New Roman" w:hAnsi="Times New Roman"/>
          <w:color w:val="000000"/>
          <w:sz w:val="24"/>
          <w:szCs w:val="24"/>
          <w:shd w:val="clear" w:color="auto" w:fill="FFFFFF"/>
        </w:rPr>
      </w:pPr>
    </w:p>
    <w:p w14:paraId="263759D1" w14:textId="347D60FF" w:rsidR="00985131" w:rsidRPr="005C45B1" w:rsidRDefault="00985131" w:rsidP="00985131">
      <w:pPr>
        <w:spacing w:line="360" w:lineRule="auto"/>
        <w:rPr>
          <w:rFonts w:ascii="Times New Roman" w:hAnsi="Times New Roman"/>
          <w:color w:val="000000"/>
          <w:sz w:val="24"/>
          <w:szCs w:val="24"/>
          <w:shd w:val="clear" w:color="auto" w:fill="FFFFFF"/>
        </w:rPr>
      </w:pPr>
    </w:p>
    <w:p w14:paraId="48FEE7B5" w14:textId="760BF91F" w:rsidR="00985131" w:rsidRPr="005C45B1" w:rsidRDefault="00985131" w:rsidP="00985131">
      <w:pPr>
        <w:spacing w:line="360" w:lineRule="auto"/>
        <w:rPr>
          <w:rFonts w:ascii="Times New Roman" w:hAnsi="Times New Roman"/>
          <w:color w:val="000000"/>
          <w:sz w:val="24"/>
          <w:szCs w:val="24"/>
          <w:shd w:val="clear" w:color="auto" w:fill="FFFFFF"/>
        </w:rPr>
      </w:pPr>
    </w:p>
    <w:p w14:paraId="318E8E6F" w14:textId="77777777" w:rsidR="00985131" w:rsidRPr="005C45B1" w:rsidRDefault="00985131" w:rsidP="00985131">
      <w:pPr>
        <w:spacing w:line="360" w:lineRule="auto"/>
        <w:rPr>
          <w:rFonts w:ascii="Times New Roman" w:hAnsi="Times New Roman"/>
          <w:color w:val="000000"/>
          <w:sz w:val="24"/>
          <w:szCs w:val="24"/>
          <w:shd w:val="clear" w:color="auto" w:fill="FFFFFF"/>
        </w:rPr>
      </w:pPr>
    </w:p>
    <w:p w14:paraId="3323321C" w14:textId="662B9257" w:rsidR="00985131" w:rsidRDefault="00985131" w:rsidP="00080C70">
      <w:pPr>
        <w:pStyle w:val="Heading1"/>
        <w:rPr>
          <w:shd w:val="clear" w:color="auto" w:fill="FFFFFF"/>
        </w:rPr>
      </w:pPr>
      <w:bookmarkStart w:id="3" w:name="_Toc62764718"/>
      <w:r w:rsidRPr="00164C7D">
        <w:rPr>
          <w:shd w:val="clear" w:color="auto" w:fill="FFFFFF"/>
        </w:rPr>
        <w:t>2. BOT WORKFLOW</w:t>
      </w:r>
      <w:bookmarkEnd w:id="3"/>
    </w:p>
    <w:p w14:paraId="0564F892" w14:textId="70448C34" w:rsidR="00FE12A2" w:rsidRDefault="00FE12A2" w:rsidP="009D74DB">
      <w:pPr>
        <w:spacing w:before="240"/>
        <w:rPr>
          <w:rFonts w:ascii="Times New Roman" w:hAnsi="Times New Roman"/>
          <w:sz w:val="24"/>
          <w:szCs w:val="24"/>
        </w:rPr>
      </w:pPr>
      <w:r>
        <w:rPr>
          <w:rFonts w:ascii="Times New Roman" w:hAnsi="Times New Roman"/>
          <w:sz w:val="24"/>
          <w:szCs w:val="24"/>
        </w:rPr>
        <w:t>T</w:t>
      </w:r>
      <w:r w:rsidRPr="005C45B1">
        <w:rPr>
          <w:rFonts w:ascii="Times New Roman" w:hAnsi="Times New Roman"/>
          <w:sz w:val="24"/>
          <w:szCs w:val="24"/>
        </w:rPr>
        <w:t xml:space="preserve">he flow is </w:t>
      </w:r>
      <w:r w:rsidR="00A575D8">
        <w:rPr>
          <w:rFonts w:ascii="Times New Roman" w:hAnsi="Times New Roman"/>
          <w:sz w:val="24"/>
          <w:szCs w:val="24"/>
        </w:rPr>
        <w:t xml:space="preserve">split into two parts in general, </w:t>
      </w:r>
      <w:r w:rsidR="00080C70">
        <w:rPr>
          <w:rFonts w:ascii="Times New Roman" w:hAnsi="Times New Roman"/>
          <w:sz w:val="24"/>
          <w:szCs w:val="24"/>
        </w:rPr>
        <w:t>first part being entirely related to</w:t>
      </w:r>
      <w:r w:rsidR="009D74DB">
        <w:rPr>
          <w:rFonts w:ascii="Times New Roman" w:hAnsi="Times New Roman"/>
          <w:sz w:val="24"/>
          <w:szCs w:val="24"/>
        </w:rPr>
        <w:t xml:space="preserve"> </w:t>
      </w:r>
      <w:r w:rsidR="00DA46D1">
        <w:rPr>
          <w:rFonts w:ascii="Times New Roman" w:hAnsi="Times New Roman"/>
          <w:sz w:val="24"/>
          <w:szCs w:val="24"/>
        </w:rPr>
        <w:t xml:space="preserve">Policy Management including Billing (premium payment) </w:t>
      </w:r>
      <w:r w:rsidR="00080C70">
        <w:rPr>
          <w:rFonts w:ascii="Times New Roman" w:hAnsi="Times New Roman"/>
          <w:sz w:val="24"/>
          <w:szCs w:val="24"/>
        </w:rPr>
        <w:t xml:space="preserve">and the second part for </w:t>
      </w:r>
      <w:r w:rsidR="00DA46D1">
        <w:rPr>
          <w:rFonts w:ascii="Times New Roman" w:hAnsi="Times New Roman"/>
          <w:sz w:val="24"/>
          <w:szCs w:val="24"/>
        </w:rPr>
        <w:t>C</w:t>
      </w:r>
      <w:r w:rsidR="00080C70">
        <w:rPr>
          <w:rFonts w:ascii="Times New Roman" w:hAnsi="Times New Roman"/>
          <w:sz w:val="24"/>
          <w:szCs w:val="24"/>
        </w:rPr>
        <w:t>laims</w:t>
      </w:r>
      <w:r w:rsidR="00DA46D1">
        <w:rPr>
          <w:rFonts w:ascii="Times New Roman" w:hAnsi="Times New Roman"/>
          <w:sz w:val="24"/>
          <w:szCs w:val="24"/>
        </w:rPr>
        <w:t xml:space="preserve"> Management.</w:t>
      </w:r>
    </w:p>
    <w:p w14:paraId="669994CF" w14:textId="77777777" w:rsidR="00FE12A2" w:rsidRPr="005C45B1" w:rsidRDefault="00FE12A2" w:rsidP="00FE12A2">
      <w:pPr>
        <w:spacing w:before="240"/>
        <w:ind w:firstLine="720"/>
        <w:rPr>
          <w:rFonts w:ascii="Times New Roman" w:hAnsi="Times New Roman"/>
          <w:sz w:val="24"/>
          <w:szCs w:val="24"/>
        </w:rPr>
      </w:pPr>
    </w:p>
    <w:p w14:paraId="7EA2D517" w14:textId="2D258E7B" w:rsidR="00FE12A2" w:rsidRDefault="00080C70" w:rsidP="00080C70">
      <w:pPr>
        <w:pStyle w:val="Heading2"/>
        <w:numPr>
          <w:ilvl w:val="1"/>
          <w:numId w:val="26"/>
        </w:numPr>
        <w:rPr>
          <w:shd w:val="clear" w:color="auto" w:fill="FFFFFF"/>
        </w:rPr>
      </w:pPr>
      <w:r>
        <w:rPr>
          <w:shd w:val="clear" w:color="auto" w:fill="FFFFFF"/>
        </w:rPr>
        <w:t xml:space="preserve"> </w:t>
      </w:r>
      <w:bookmarkStart w:id="4" w:name="_Toc62764719"/>
      <w:r>
        <w:rPr>
          <w:shd w:val="clear" w:color="auto" w:fill="FFFFFF"/>
        </w:rPr>
        <w:t>POLICY WORKFLOW</w:t>
      </w:r>
      <w:bookmarkEnd w:id="4"/>
    </w:p>
    <w:p w14:paraId="14D7DE87" w14:textId="3AB1B8FB" w:rsidR="00080C70" w:rsidRDefault="004E0C38" w:rsidP="00080C70">
      <w:pPr>
        <w:ind w:left="360"/>
      </w:pPr>
      <w:r>
        <w:t xml:space="preserve">This proposed flow manages all actions across a policy </w:t>
      </w:r>
      <w:r w:rsidR="002E7B7E">
        <w:t xml:space="preserve">like Adding a new policy, Viewing existing policy, Edit policy </w:t>
      </w:r>
      <w:proofErr w:type="gramStart"/>
      <w:r w:rsidR="002E7B7E">
        <w:t>type ,</w:t>
      </w:r>
      <w:proofErr w:type="gramEnd"/>
      <w:r w:rsidR="002E7B7E">
        <w:t xml:space="preserve"> Renew policy and Cancel policy. Certain parts of the flow are summarized into a different workflow for ease of access</w:t>
      </w:r>
      <w:r w:rsidR="00AF6E9B">
        <w:t>.  This is specific to Auto Insurance.</w:t>
      </w:r>
    </w:p>
    <w:p w14:paraId="55B77BD2" w14:textId="632E4C72" w:rsidR="002E7B7E" w:rsidRDefault="003D15D9" w:rsidP="00080C70">
      <w:pPr>
        <w:ind w:left="360"/>
      </w:pPr>
      <w:ins w:id="5" w:author="Rishi" w:date="2021-02-16T20:06:00Z">
        <w:r>
          <w:rPr>
            <w:noProof/>
          </w:rPr>
          <w:drawing>
            <wp:inline distT="0" distB="0" distL="0" distR="0" wp14:anchorId="0F4B1C35" wp14:editId="16E17ABC">
              <wp:extent cx="8862060" cy="6690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2060" cy="6690360"/>
                      </a:xfrm>
                      <a:prstGeom prst="rect">
                        <a:avLst/>
                      </a:prstGeom>
                      <a:noFill/>
                      <a:ln>
                        <a:noFill/>
                      </a:ln>
                    </pic:spPr>
                  </pic:pic>
                </a:graphicData>
              </a:graphic>
            </wp:inline>
          </w:drawing>
        </w:r>
      </w:ins>
    </w:p>
    <w:p w14:paraId="15056E5F" w14:textId="572725EC" w:rsidR="002E7B7E" w:rsidRDefault="002E7B7E" w:rsidP="00080C70">
      <w:pPr>
        <w:ind w:left="360"/>
      </w:pPr>
    </w:p>
    <w:p w14:paraId="0C8B00F1" w14:textId="0A2299B4" w:rsidR="002E7B7E" w:rsidRDefault="002E7B7E" w:rsidP="003D15D9">
      <w:pPr>
        <w:ind w:left="360"/>
      </w:pPr>
    </w:p>
    <w:p w14:paraId="49305401" w14:textId="5E13888C" w:rsidR="002E7B7E" w:rsidRDefault="002E7B7E" w:rsidP="00080C70">
      <w:pPr>
        <w:ind w:left="360"/>
      </w:pPr>
    </w:p>
    <w:p w14:paraId="2E6A4910" w14:textId="3E81BB5C" w:rsidR="002E7B7E" w:rsidRDefault="002E7B7E" w:rsidP="00080C70">
      <w:pPr>
        <w:ind w:left="360"/>
      </w:pPr>
    </w:p>
    <w:p w14:paraId="11FD9C61" w14:textId="4964F48D" w:rsidR="002E7B7E" w:rsidRDefault="002E7B7E" w:rsidP="00080C70">
      <w:pPr>
        <w:ind w:left="360"/>
      </w:pPr>
    </w:p>
    <w:p w14:paraId="4106B1B8" w14:textId="38DCBA48" w:rsidR="002E7B7E" w:rsidRDefault="002E7B7E" w:rsidP="00080C70">
      <w:pPr>
        <w:ind w:left="360"/>
      </w:pPr>
    </w:p>
    <w:p w14:paraId="06E33F37" w14:textId="56FCD967" w:rsidR="002E7B7E" w:rsidRDefault="002E7B7E">
      <w:pPr>
        <w:spacing w:after="160" w:line="259" w:lineRule="auto"/>
      </w:pPr>
      <w:r>
        <w:br w:type="page"/>
      </w:r>
    </w:p>
    <w:p w14:paraId="3D2D15A4" w14:textId="77777777" w:rsidR="002E7B7E" w:rsidRPr="00080C70" w:rsidRDefault="002E7B7E" w:rsidP="00080C70">
      <w:pPr>
        <w:ind w:left="360"/>
      </w:pPr>
    </w:p>
    <w:p w14:paraId="6B6C19C5" w14:textId="7A4178FC" w:rsidR="00080C70" w:rsidRDefault="002E7B7E" w:rsidP="002E7B7E">
      <w:pPr>
        <w:pStyle w:val="Heading2"/>
        <w:numPr>
          <w:ilvl w:val="2"/>
          <w:numId w:val="26"/>
        </w:numPr>
      </w:pPr>
      <w:bookmarkStart w:id="6" w:name="_Toc62764720"/>
      <w:r>
        <w:t>AUTO POLICY QUOTE GENERATOR FLOW</w:t>
      </w:r>
      <w:bookmarkEnd w:id="6"/>
    </w:p>
    <w:p w14:paraId="729964BE" w14:textId="318D82A4" w:rsidR="002E7B7E" w:rsidRDefault="002E7B7E" w:rsidP="002E7B7E">
      <w:pPr>
        <w:ind w:left="720"/>
      </w:pPr>
      <w:r>
        <w:t>This flow concentrates on saving multiple vehicle and personal information and creating a quote for a new policy, the quote can be either generated with existing templates or can be custom made by contacting a customer service desk</w:t>
      </w:r>
    </w:p>
    <w:p w14:paraId="1CD98ADF" w14:textId="4C146BA6" w:rsidR="002E7B7E" w:rsidRDefault="002E7B7E" w:rsidP="002E7B7E">
      <w:pPr>
        <w:ind w:left="720"/>
      </w:pPr>
      <w:r>
        <w:rPr>
          <w:noProof/>
        </w:rPr>
        <w:drawing>
          <wp:inline distT="0" distB="0" distL="0" distR="0" wp14:anchorId="0DE18278" wp14:editId="2825C572">
            <wp:extent cx="6333067" cy="1196052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3561" cy="11980342"/>
                    </a:xfrm>
                    <a:prstGeom prst="rect">
                      <a:avLst/>
                    </a:prstGeom>
                    <a:noFill/>
                    <a:ln>
                      <a:noFill/>
                    </a:ln>
                  </pic:spPr>
                </pic:pic>
              </a:graphicData>
            </a:graphic>
          </wp:inline>
        </w:drawing>
      </w:r>
    </w:p>
    <w:p w14:paraId="467292DA" w14:textId="41DA8DE9" w:rsidR="002E7B7E" w:rsidRDefault="002E7B7E" w:rsidP="002E7B7E">
      <w:pPr>
        <w:ind w:left="720"/>
      </w:pPr>
    </w:p>
    <w:p w14:paraId="7882F41D" w14:textId="5453D97F" w:rsidR="002E7B7E" w:rsidRDefault="00904142" w:rsidP="002E7B7E">
      <w:pPr>
        <w:pStyle w:val="Heading2"/>
        <w:numPr>
          <w:ilvl w:val="2"/>
          <w:numId w:val="26"/>
        </w:numPr>
      </w:pPr>
      <w:bookmarkStart w:id="7" w:name="_Toc62764721"/>
      <w:r>
        <w:t>BILLING AND</w:t>
      </w:r>
      <w:r w:rsidR="002E7B7E">
        <w:t xml:space="preserve"> PAYMENT</w:t>
      </w:r>
      <w:r>
        <w:t>S</w:t>
      </w:r>
      <w:r w:rsidR="002E7B7E">
        <w:t xml:space="preserve"> WORKFLOW</w:t>
      </w:r>
      <w:bookmarkEnd w:id="7"/>
    </w:p>
    <w:p w14:paraId="60B9C81F" w14:textId="723E837B" w:rsidR="00904142" w:rsidRDefault="002E7B7E" w:rsidP="002E7B7E">
      <w:pPr>
        <w:pStyle w:val="ListParagraph"/>
      </w:pPr>
      <w:r>
        <w:t xml:space="preserve">This flow takes care of making premium payment for a Policy ID, post validating the user. </w:t>
      </w:r>
      <w:r w:rsidR="00904142">
        <w:t>All selected or changed policy gets passed to this workflow using a Policy ID. Validation is in place to maintain security during payments. This workflow handles all incoming transactions through premiums.</w:t>
      </w:r>
    </w:p>
    <w:p w14:paraId="02163CCE" w14:textId="77777777" w:rsidR="00904142" w:rsidRDefault="00904142" w:rsidP="002E7B7E">
      <w:pPr>
        <w:pStyle w:val="ListParagraph"/>
      </w:pPr>
    </w:p>
    <w:p w14:paraId="47408552" w14:textId="06114CBE" w:rsidR="002E7B7E" w:rsidRPr="002E7B7E" w:rsidRDefault="002E7B7E" w:rsidP="00904142">
      <w:r>
        <w:rPr>
          <w:noProof/>
        </w:rPr>
        <w:drawing>
          <wp:inline distT="0" distB="0" distL="0" distR="0" wp14:anchorId="6848B55E" wp14:editId="712A6E49">
            <wp:extent cx="8170333" cy="6945368"/>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84008" cy="6956993"/>
                    </a:xfrm>
                    <a:prstGeom prst="rect">
                      <a:avLst/>
                    </a:prstGeom>
                    <a:noFill/>
                    <a:ln>
                      <a:noFill/>
                    </a:ln>
                  </pic:spPr>
                </pic:pic>
              </a:graphicData>
            </a:graphic>
          </wp:inline>
        </w:drawing>
      </w:r>
    </w:p>
    <w:p w14:paraId="1EF440F8" w14:textId="03D5DFC2" w:rsidR="002E7B7E" w:rsidRDefault="002E7B7E" w:rsidP="002E7B7E">
      <w:pPr>
        <w:ind w:left="720"/>
      </w:pPr>
    </w:p>
    <w:p w14:paraId="3EF5C50E" w14:textId="75959109" w:rsidR="002E7B7E" w:rsidRDefault="002E7B7E" w:rsidP="002E7B7E">
      <w:pPr>
        <w:ind w:left="720"/>
      </w:pPr>
    </w:p>
    <w:p w14:paraId="05E9F624" w14:textId="7B947DE5" w:rsidR="002E7B7E" w:rsidRDefault="002E7B7E" w:rsidP="002E7B7E">
      <w:pPr>
        <w:ind w:left="720"/>
      </w:pPr>
    </w:p>
    <w:p w14:paraId="0AAEAA96" w14:textId="69D301A6" w:rsidR="002E7B7E" w:rsidRDefault="002E7B7E" w:rsidP="002E7B7E">
      <w:pPr>
        <w:ind w:left="720"/>
      </w:pPr>
    </w:p>
    <w:p w14:paraId="5EF3303E" w14:textId="328EACCA" w:rsidR="002E7B7E" w:rsidRDefault="002E7B7E" w:rsidP="002E7B7E">
      <w:pPr>
        <w:ind w:left="720"/>
      </w:pPr>
    </w:p>
    <w:p w14:paraId="26879B4C" w14:textId="3B5D8B40" w:rsidR="002E7B7E" w:rsidRDefault="002E7B7E" w:rsidP="002E7B7E">
      <w:pPr>
        <w:ind w:left="720"/>
      </w:pPr>
    </w:p>
    <w:p w14:paraId="0EB3EB86" w14:textId="275F1BEB" w:rsidR="002E7B7E" w:rsidRDefault="002E7B7E" w:rsidP="002E7B7E">
      <w:pPr>
        <w:ind w:left="720"/>
      </w:pPr>
    </w:p>
    <w:p w14:paraId="06BECE9B" w14:textId="6108C7AE" w:rsidR="002E7B7E" w:rsidRDefault="002E7B7E" w:rsidP="002E7B7E">
      <w:pPr>
        <w:ind w:left="720"/>
      </w:pPr>
    </w:p>
    <w:p w14:paraId="28E140F8" w14:textId="64862D01" w:rsidR="002E7B7E" w:rsidRDefault="002E7B7E" w:rsidP="002E7B7E">
      <w:pPr>
        <w:ind w:left="720"/>
      </w:pPr>
    </w:p>
    <w:p w14:paraId="0A796113" w14:textId="6D8DC3FB" w:rsidR="002E7B7E" w:rsidRDefault="002E7B7E" w:rsidP="002E7B7E">
      <w:pPr>
        <w:ind w:left="720"/>
      </w:pPr>
    </w:p>
    <w:p w14:paraId="72A46938" w14:textId="28657F0F" w:rsidR="002E7B7E" w:rsidRDefault="002E7B7E">
      <w:pPr>
        <w:spacing w:after="160" w:line="259" w:lineRule="auto"/>
      </w:pPr>
      <w:r>
        <w:br w:type="page"/>
      </w:r>
    </w:p>
    <w:p w14:paraId="58C823B6" w14:textId="77777777" w:rsidR="002E7B7E" w:rsidRDefault="002E7B7E" w:rsidP="002E7B7E">
      <w:pPr>
        <w:ind w:left="720"/>
      </w:pPr>
    </w:p>
    <w:p w14:paraId="129530B6" w14:textId="77777777" w:rsidR="002E7B7E" w:rsidRPr="002E7B7E" w:rsidRDefault="002E7B7E" w:rsidP="002E7B7E">
      <w:pPr>
        <w:ind w:left="720"/>
      </w:pPr>
    </w:p>
    <w:p w14:paraId="271C3C20" w14:textId="51D5D2BF" w:rsidR="00985131" w:rsidRPr="00164C7D" w:rsidRDefault="00D35FD0" w:rsidP="00D35FD0">
      <w:pPr>
        <w:pStyle w:val="Heading2"/>
        <w:numPr>
          <w:ilvl w:val="1"/>
          <w:numId w:val="26"/>
        </w:numPr>
        <w:rPr>
          <w:shd w:val="clear" w:color="auto" w:fill="FFFFFF"/>
        </w:rPr>
      </w:pPr>
      <w:r>
        <w:t xml:space="preserve"> </w:t>
      </w:r>
      <w:bookmarkStart w:id="8" w:name="_Toc62764722"/>
      <w:r w:rsidRPr="00D35FD0">
        <w:t>CLAIMS</w:t>
      </w:r>
      <w:r>
        <w:rPr>
          <w:shd w:val="clear" w:color="auto" w:fill="FFFFFF"/>
        </w:rPr>
        <w:t xml:space="preserve"> FLOW</w:t>
      </w:r>
      <w:bookmarkEnd w:id="8"/>
    </w:p>
    <w:p w14:paraId="49AE2274" w14:textId="24C78D9F" w:rsidR="00985131" w:rsidRPr="00D35FD0" w:rsidRDefault="00D35FD0" w:rsidP="00D35FD0">
      <w:pPr>
        <w:pStyle w:val="Heading2"/>
        <w:numPr>
          <w:ilvl w:val="2"/>
          <w:numId w:val="26"/>
        </w:numPr>
      </w:pPr>
      <w:bookmarkStart w:id="9" w:name="_Toc62764723"/>
      <w:r w:rsidRPr="00D35FD0">
        <w:t>ACCIDENTAL</w:t>
      </w:r>
      <w:r w:rsidR="009D74DB" w:rsidRPr="00D35FD0">
        <w:t xml:space="preserve"> CLAIM &amp; GENERAL CLAIM</w:t>
      </w:r>
      <w:bookmarkEnd w:id="9"/>
    </w:p>
    <w:p w14:paraId="6E1750E3" w14:textId="6C09AD2B" w:rsidR="00985131" w:rsidRPr="009D74DB" w:rsidRDefault="00985131" w:rsidP="009D74DB">
      <w:pPr>
        <w:spacing w:before="240"/>
        <w:ind w:left="60"/>
        <w:rPr>
          <w:rFonts w:ascii="Times New Roman" w:hAnsi="Times New Roman"/>
          <w:sz w:val="24"/>
          <w:szCs w:val="24"/>
        </w:rPr>
      </w:pPr>
      <w:r w:rsidRPr="005C45B1">
        <w:rPr>
          <w:rFonts w:ascii="Times New Roman" w:hAnsi="Times New Roman"/>
          <w:sz w:val="24"/>
          <w:szCs w:val="24"/>
        </w:rPr>
        <w:t xml:space="preserve">The flow is working fine as shown in the </w:t>
      </w:r>
      <w:r w:rsidR="009D74DB">
        <w:rPr>
          <w:rFonts w:ascii="Times New Roman" w:hAnsi="Times New Roman"/>
          <w:sz w:val="24"/>
          <w:szCs w:val="24"/>
        </w:rPr>
        <w:t>below</w:t>
      </w:r>
      <w:r w:rsidRPr="005C45B1">
        <w:rPr>
          <w:rFonts w:ascii="Times New Roman" w:hAnsi="Times New Roman"/>
          <w:sz w:val="24"/>
          <w:szCs w:val="24"/>
        </w:rPr>
        <w:t xml:space="preserve"> figure.</w:t>
      </w:r>
      <w:r w:rsidR="009D74DB">
        <w:rPr>
          <w:rFonts w:ascii="Times New Roman" w:hAnsi="Times New Roman"/>
          <w:sz w:val="24"/>
          <w:szCs w:val="24"/>
        </w:rPr>
        <w:t xml:space="preserve"> </w:t>
      </w:r>
      <w:r w:rsidRPr="005C45B1">
        <w:rPr>
          <w:rFonts w:ascii="Times New Roman" w:hAnsi="Times New Roman"/>
          <w:sz w:val="24"/>
          <w:szCs w:val="24"/>
        </w:rPr>
        <w:t xml:space="preserve">Besides </w:t>
      </w:r>
      <w:r w:rsidRPr="005C45B1">
        <w:rPr>
          <w:rFonts w:ascii="Times New Roman" w:hAnsi="Times New Roman"/>
          <w:b/>
          <w:bCs/>
          <w:sz w:val="24"/>
          <w:szCs w:val="24"/>
        </w:rPr>
        <w:t>Registered Body Shop</w:t>
      </w:r>
      <w:r w:rsidRPr="005C45B1">
        <w:rPr>
          <w:rFonts w:ascii="Times New Roman" w:hAnsi="Times New Roman"/>
          <w:sz w:val="24"/>
          <w:szCs w:val="24"/>
        </w:rPr>
        <w:t xml:space="preserve">, the flow is working fine as shown in the above figure. </w:t>
      </w:r>
      <w:r w:rsidR="009D74DB">
        <w:rPr>
          <w:rFonts w:ascii="Times New Roman" w:hAnsi="Times New Roman"/>
          <w:sz w:val="24"/>
          <w:szCs w:val="24"/>
        </w:rPr>
        <w:t xml:space="preserve">    </w:t>
      </w:r>
      <w:r w:rsidRPr="005C45B1">
        <w:rPr>
          <w:rFonts w:ascii="Times New Roman" w:hAnsi="Times New Roman"/>
          <w:sz w:val="24"/>
          <w:szCs w:val="24"/>
        </w:rPr>
        <w:t xml:space="preserve">For registered body shop, it throws an error message like </w:t>
      </w:r>
      <w:r w:rsidRPr="005C45B1">
        <w:rPr>
          <w:rFonts w:ascii="Times New Roman" w:hAnsi="Times New Roman"/>
          <w:b/>
          <w:bCs/>
          <w:sz w:val="24"/>
          <w:szCs w:val="24"/>
          <w:shd w:val="clear" w:color="auto" w:fill="FFFFFF"/>
        </w:rPr>
        <w:t xml:space="preserve">Sorry, that's an invalid zip code. Please try </w:t>
      </w:r>
      <w:proofErr w:type="spellStart"/>
      <w:r w:rsidRPr="005C45B1">
        <w:rPr>
          <w:rFonts w:ascii="Times New Roman" w:hAnsi="Times New Roman"/>
          <w:b/>
          <w:bCs/>
          <w:sz w:val="24"/>
          <w:szCs w:val="24"/>
          <w:shd w:val="clear" w:color="auto" w:fill="FFFFFF"/>
        </w:rPr>
        <w:t>someother</w:t>
      </w:r>
      <w:proofErr w:type="spellEnd"/>
      <w:r w:rsidRPr="005C45B1">
        <w:rPr>
          <w:rFonts w:ascii="Times New Roman" w:hAnsi="Times New Roman"/>
          <w:sz w:val="24"/>
          <w:szCs w:val="24"/>
          <w:shd w:val="clear" w:color="auto" w:fill="FFFFFF"/>
        </w:rPr>
        <w:t>.</w:t>
      </w:r>
    </w:p>
    <w:p w14:paraId="101442C6" w14:textId="165C5B09" w:rsidR="00985131" w:rsidRPr="005C45B1" w:rsidRDefault="00985131" w:rsidP="00985131">
      <w:pPr>
        <w:spacing w:line="360" w:lineRule="auto"/>
        <w:rPr>
          <w:rFonts w:ascii="Times New Roman" w:hAnsi="Times New Roman"/>
          <w:color w:val="000000"/>
          <w:sz w:val="24"/>
          <w:szCs w:val="24"/>
          <w:shd w:val="clear" w:color="auto" w:fill="FFFFFF"/>
        </w:rPr>
      </w:pPr>
      <w:r w:rsidRPr="005C45B1">
        <w:rPr>
          <w:rFonts w:ascii="Times New Roman" w:hAnsi="Times New Roman"/>
          <w:noProof/>
          <w:color w:val="000000"/>
          <w:sz w:val="24"/>
          <w:szCs w:val="24"/>
          <w:shd w:val="clear" w:color="auto" w:fill="FFFFFF"/>
        </w:rPr>
        <w:drawing>
          <wp:inline distT="0" distB="0" distL="0" distR="0" wp14:anchorId="701D1466" wp14:editId="68DEBD9A">
            <wp:extent cx="6620933" cy="11083072"/>
            <wp:effectExtent l="0" t="0" r="8890" b="444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30944" cy="11099829"/>
                    </a:xfrm>
                    <a:prstGeom prst="rect">
                      <a:avLst/>
                    </a:prstGeom>
                  </pic:spPr>
                </pic:pic>
              </a:graphicData>
            </a:graphic>
          </wp:inline>
        </w:drawing>
      </w:r>
    </w:p>
    <w:p w14:paraId="35CE5485" w14:textId="7845617D" w:rsidR="005C45B1" w:rsidRPr="005C45B1" w:rsidRDefault="005C45B1" w:rsidP="00985131">
      <w:pPr>
        <w:rPr>
          <w:rFonts w:ascii="Times New Roman" w:hAnsi="Times New Roman"/>
          <w:color w:val="000000"/>
          <w:sz w:val="24"/>
          <w:szCs w:val="24"/>
          <w:shd w:val="clear" w:color="auto" w:fill="FFFFFF"/>
        </w:rPr>
      </w:pPr>
    </w:p>
    <w:p w14:paraId="18B9F94A" w14:textId="77777777" w:rsidR="005C45B1" w:rsidRPr="005C45B1" w:rsidRDefault="005C45B1" w:rsidP="00985131">
      <w:pPr>
        <w:rPr>
          <w:rFonts w:ascii="Times New Roman" w:hAnsi="Times New Roman"/>
          <w:color w:val="000000"/>
          <w:sz w:val="24"/>
          <w:szCs w:val="24"/>
          <w:shd w:val="clear" w:color="auto" w:fill="FFFFFF"/>
        </w:rPr>
      </w:pPr>
    </w:p>
    <w:p w14:paraId="313D4F13" w14:textId="6A3C208D" w:rsidR="005C45B1" w:rsidRPr="00D35FD0" w:rsidRDefault="00D35FD0" w:rsidP="00D35FD0">
      <w:pPr>
        <w:pStyle w:val="Heading2"/>
        <w:numPr>
          <w:ilvl w:val="2"/>
          <w:numId w:val="27"/>
        </w:numPr>
      </w:pPr>
      <w:r>
        <w:t xml:space="preserve"> </w:t>
      </w:r>
      <w:bookmarkStart w:id="10" w:name="_Toc62764724"/>
      <w:r w:rsidR="005C45B1" w:rsidRPr="00D35FD0">
        <w:t>UPDATE MY CLAIM</w:t>
      </w:r>
      <w:bookmarkEnd w:id="10"/>
    </w:p>
    <w:p w14:paraId="18510BFB" w14:textId="319D4F8B" w:rsidR="005C45B1" w:rsidRPr="005C45B1" w:rsidRDefault="005C45B1" w:rsidP="00985131">
      <w:pPr>
        <w:rPr>
          <w:rFonts w:ascii="Times New Roman" w:hAnsi="Times New Roman"/>
          <w:color w:val="000000"/>
          <w:sz w:val="24"/>
          <w:szCs w:val="24"/>
          <w:shd w:val="clear" w:color="auto" w:fill="FFFFFF"/>
        </w:rPr>
      </w:pPr>
    </w:p>
    <w:p w14:paraId="7B016228" w14:textId="77777777" w:rsidR="005C45B1" w:rsidRPr="005C45B1" w:rsidRDefault="005C45B1" w:rsidP="00985131">
      <w:pPr>
        <w:rPr>
          <w:rFonts w:ascii="Times New Roman" w:hAnsi="Times New Roman"/>
          <w:color w:val="000000"/>
          <w:sz w:val="24"/>
          <w:szCs w:val="24"/>
          <w:shd w:val="clear" w:color="auto" w:fill="FFFFFF"/>
        </w:rPr>
      </w:pPr>
    </w:p>
    <w:p w14:paraId="6C50DFF7" w14:textId="75AD0954" w:rsidR="005C45B1" w:rsidRPr="005C45B1" w:rsidRDefault="005C45B1" w:rsidP="005C45B1">
      <w:pPr>
        <w:jc w:val="center"/>
        <w:rPr>
          <w:rFonts w:ascii="Times New Roman" w:hAnsi="Times New Roman"/>
          <w:color w:val="000000"/>
          <w:sz w:val="24"/>
          <w:szCs w:val="24"/>
          <w:shd w:val="clear" w:color="auto" w:fill="FFFFFF"/>
        </w:rPr>
      </w:pPr>
      <w:r w:rsidRPr="005C45B1">
        <w:rPr>
          <w:rFonts w:ascii="Times New Roman" w:hAnsi="Times New Roman"/>
          <w:noProof/>
          <w:sz w:val="24"/>
          <w:szCs w:val="24"/>
        </w:rPr>
        <w:drawing>
          <wp:inline distT="0" distB="0" distL="0" distR="0" wp14:anchorId="0A4BCC70" wp14:editId="18EE8DFA">
            <wp:extent cx="5943600" cy="7629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629525"/>
                    </a:xfrm>
                    <a:prstGeom prst="rect">
                      <a:avLst/>
                    </a:prstGeom>
                    <a:noFill/>
                    <a:ln>
                      <a:noFill/>
                    </a:ln>
                  </pic:spPr>
                </pic:pic>
              </a:graphicData>
            </a:graphic>
          </wp:inline>
        </w:drawing>
      </w:r>
    </w:p>
    <w:p w14:paraId="7B973EF9" w14:textId="7F1F907D" w:rsidR="00985131" w:rsidRPr="005C45B1" w:rsidRDefault="00985131" w:rsidP="005D1880">
      <w:pPr>
        <w:rPr>
          <w:rFonts w:ascii="Times New Roman" w:hAnsi="Times New Roman"/>
          <w:sz w:val="24"/>
          <w:szCs w:val="24"/>
        </w:rPr>
      </w:pPr>
    </w:p>
    <w:p w14:paraId="78F70444" w14:textId="77777777" w:rsidR="005C45B1" w:rsidRPr="005C45B1" w:rsidRDefault="005C45B1" w:rsidP="005D1880">
      <w:pPr>
        <w:rPr>
          <w:rFonts w:ascii="Times New Roman" w:hAnsi="Times New Roman"/>
          <w:sz w:val="24"/>
          <w:szCs w:val="24"/>
        </w:rPr>
      </w:pPr>
    </w:p>
    <w:p w14:paraId="7529810C" w14:textId="376BA475" w:rsidR="005C45B1" w:rsidRPr="005C45B1" w:rsidRDefault="005C45B1" w:rsidP="005C45B1">
      <w:pPr>
        <w:rPr>
          <w:rFonts w:ascii="Times New Roman" w:hAnsi="Times New Roman"/>
          <w:sz w:val="24"/>
          <w:szCs w:val="24"/>
        </w:rPr>
      </w:pPr>
      <w:r w:rsidRPr="005C45B1">
        <w:rPr>
          <w:rFonts w:ascii="Times New Roman" w:hAnsi="Times New Roman"/>
          <w:sz w:val="24"/>
          <w:szCs w:val="24"/>
        </w:rPr>
        <w:t>The update claim flow is working fine as shown in the above figure.</w:t>
      </w:r>
    </w:p>
    <w:p w14:paraId="3790EACE" w14:textId="4D8CB38E" w:rsidR="005C45B1" w:rsidRPr="005C45B1" w:rsidRDefault="005C45B1" w:rsidP="005C45B1">
      <w:pPr>
        <w:rPr>
          <w:rFonts w:ascii="Times New Roman" w:hAnsi="Times New Roman"/>
          <w:sz w:val="24"/>
          <w:szCs w:val="24"/>
        </w:rPr>
      </w:pPr>
    </w:p>
    <w:p w14:paraId="29D13CCF" w14:textId="5B168C17" w:rsidR="005C45B1" w:rsidRPr="005C45B1" w:rsidRDefault="005C45B1" w:rsidP="005C45B1">
      <w:pPr>
        <w:rPr>
          <w:rFonts w:ascii="Times New Roman" w:hAnsi="Times New Roman"/>
          <w:sz w:val="24"/>
          <w:szCs w:val="24"/>
        </w:rPr>
      </w:pPr>
    </w:p>
    <w:p w14:paraId="0B0945B8" w14:textId="7DC464E1" w:rsidR="005C45B1" w:rsidRPr="005C45B1" w:rsidRDefault="005C45B1" w:rsidP="005C45B1">
      <w:pPr>
        <w:rPr>
          <w:rFonts w:ascii="Times New Roman" w:hAnsi="Times New Roman"/>
          <w:sz w:val="24"/>
          <w:szCs w:val="24"/>
        </w:rPr>
      </w:pPr>
    </w:p>
    <w:p w14:paraId="725EFF0D" w14:textId="416B848B" w:rsidR="005C45B1" w:rsidRPr="005C45B1" w:rsidRDefault="005C45B1" w:rsidP="005C45B1">
      <w:pPr>
        <w:rPr>
          <w:rFonts w:ascii="Times New Roman" w:hAnsi="Times New Roman"/>
          <w:sz w:val="24"/>
          <w:szCs w:val="24"/>
        </w:rPr>
      </w:pPr>
    </w:p>
    <w:p w14:paraId="54C894D9" w14:textId="2E032632" w:rsidR="005C45B1" w:rsidRPr="005C45B1" w:rsidRDefault="005C45B1" w:rsidP="005C45B1">
      <w:pPr>
        <w:rPr>
          <w:rFonts w:ascii="Times New Roman" w:hAnsi="Times New Roman"/>
          <w:sz w:val="24"/>
          <w:szCs w:val="24"/>
        </w:rPr>
      </w:pPr>
    </w:p>
    <w:p w14:paraId="49DD0C14" w14:textId="402532C8" w:rsidR="005C45B1" w:rsidRPr="005C45B1" w:rsidRDefault="005C45B1" w:rsidP="005C45B1">
      <w:pPr>
        <w:rPr>
          <w:rFonts w:ascii="Times New Roman" w:hAnsi="Times New Roman"/>
          <w:sz w:val="24"/>
          <w:szCs w:val="24"/>
        </w:rPr>
      </w:pPr>
    </w:p>
    <w:p w14:paraId="6E1A027D" w14:textId="76DE5B76" w:rsidR="005C45B1" w:rsidRPr="005C45B1" w:rsidRDefault="005C45B1" w:rsidP="005C45B1">
      <w:pPr>
        <w:rPr>
          <w:rFonts w:ascii="Times New Roman" w:hAnsi="Times New Roman"/>
          <w:sz w:val="24"/>
          <w:szCs w:val="24"/>
        </w:rPr>
      </w:pPr>
    </w:p>
    <w:p w14:paraId="4B67A6FE" w14:textId="627E321E" w:rsidR="005C45B1" w:rsidRPr="005C45B1" w:rsidRDefault="005C45B1" w:rsidP="005C45B1">
      <w:pPr>
        <w:rPr>
          <w:rFonts w:ascii="Times New Roman" w:hAnsi="Times New Roman"/>
          <w:sz w:val="24"/>
          <w:szCs w:val="24"/>
        </w:rPr>
      </w:pPr>
    </w:p>
    <w:p w14:paraId="1E558C8E" w14:textId="52FDED64" w:rsidR="005C45B1" w:rsidRPr="005C45B1" w:rsidRDefault="005C45B1" w:rsidP="005C45B1">
      <w:pPr>
        <w:rPr>
          <w:rFonts w:ascii="Times New Roman" w:hAnsi="Times New Roman"/>
          <w:sz w:val="24"/>
          <w:szCs w:val="24"/>
        </w:rPr>
      </w:pPr>
    </w:p>
    <w:p w14:paraId="7288EBF1" w14:textId="09D07BDC" w:rsidR="005C45B1" w:rsidRPr="005C45B1" w:rsidRDefault="005C45B1" w:rsidP="005C45B1">
      <w:pPr>
        <w:rPr>
          <w:rFonts w:ascii="Times New Roman" w:hAnsi="Times New Roman"/>
          <w:sz w:val="24"/>
          <w:szCs w:val="24"/>
        </w:rPr>
      </w:pPr>
    </w:p>
    <w:p w14:paraId="1E2C4B6A" w14:textId="2455E698" w:rsidR="005C45B1" w:rsidRPr="00164C7D" w:rsidRDefault="005C45B1" w:rsidP="005C45B1">
      <w:pPr>
        <w:rPr>
          <w:rFonts w:ascii="Times New Roman" w:hAnsi="Times New Roman"/>
          <w:b/>
          <w:bCs/>
          <w:sz w:val="28"/>
          <w:szCs w:val="28"/>
        </w:rPr>
      </w:pPr>
    </w:p>
    <w:p w14:paraId="0E7C1AD5" w14:textId="4C20999A" w:rsidR="005C45B1" w:rsidRPr="00D35FD0" w:rsidRDefault="005C45B1" w:rsidP="00D35FD0">
      <w:pPr>
        <w:pStyle w:val="Heading2"/>
        <w:numPr>
          <w:ilvl w:val="2"/>
          <w:numId w:val="27"/>
        </w:numPr>
      </w:pPr>
      <w:bookmarkStart w:id="11" w:name="_Toc62764725"/>
      <w:r w:rsidRPr="00D35FD0">
        <w:t>CHECK CLAIM STATUS</w:t>
      </w:r>
      <w:bookmarkEnd w:id="11"/>
    </w:p>
    <w:p w14:paraId="6FE20331" w14:textId="3F59F275" w:rsidR="005C45B1" w:rsidRPr="005C45B1" w:rsidRDefault="005C45B1" w:rsidP="005C45B1">
      <w:pPr>
        <w:rPr>
          <w:rFonts w:ascii="Times New Roman" w:hAnsi="Times New Roman"/>
          <w:sz w:val="24"/>
          <w:szCs w:val="24"/>
        </w:rPr>
      </w:pPr>
    </w:p>
    <w:p w14:paraId="78B74B24" w14:textId="2ACA9FB6" w:rsidR="005C45B1" w:rsidRPr="005C45B1" w:rsidRDefault="005C45B1" w:rsidP="005C45B1">
      <w:pPr>
        <w:rPr>
          <w:rFonts w:ascii="Times New Roman" w:hAnsi="Times New Roman"/>
          <w:sz w:val="24"/>
          <w:szCs w:val="24"/>
        </w:rPr>
      </w:pPr>
    </w:p>
    <w:p w14:paraId="3A5DD7DE" w14:textId="77777777" w:rsidR="005C45B1" w:rsidRPr="005C45B1" w:rsidRDefault="005C45B1" w:rsidP="005C45B1">
      <w:pPr>
        <w:rPr>
          <w:rFonts w:ascii="Times New Roman" w:hAnsi="Times New Roman"/>
          <w:sz w:val="24"/>
          <w:szCs w:val="24"/>
        </w:rPr>
      </w:pPr>
    </w:p>
    <w:p w14:paraId="65DC25C0" w14:textId="54597592" w:rsidR="005C45B1" w:rsidRPr="005C45B1" w:rsidRDefault="005C45B1" w:rsidP="005C45B1">
      <w:pPr>
        <w:jc w:val="center"/>
        <w:rPr>
          <w:rFonts w:ascii="Times New Roman" w:hAnsi="Times New Roman"/>
          <w:sz w:val="24"/>
          <w:szCs w:val="24"/>
        </w:rPr>
      </w:pPr>
      <w:r w:rsidRPr="005C45B1">
        <w:rPr>
          <w:rFonts w:ascii="Times New Roman" w:hAnsi="Times New Roman"/>
          <w:noProof/>
          <w:sz w:val="24"/>
          <w:szCs w:val="24"/>
        </w:rPr>
        <w:drawing>
          <wp:inline distT="0" distB="0" distL="0" distR="0" wp14:anchorId="0700526F" wp14:editId="44BBBB62">
            <wp:extent cx="6668910" cy="558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77286" cy="5588661"/>
                    </a:xfrm>
                    <a:prstGeom prst="rect">
                      <a:avLst/>
                    </a:prstGeom>
                    <a:noFill/>
                    <a:ln>
                      <a:noFill/>
                    </a:ln>
                  </pic:spPr>
                </pic:pic>
              </a:graphicData>
            </a:graphic>
          </wp:inline>
        </w:drawing>
      </w:r>
    </w:p>
    <w:p w14:paraId="7F2504CD" w14:textId="3D2F35D1" w:rsidR="005C45B1" w:rsidRPr="005C45B1" w:rsidRDefault="005C45B1" w:rsidP="005D1880">
      <w:pPr>
        <w:rPr>
          <w:rFonts w:ascii="Times New Roman" w:hAnsi="Times New Roman"/>
          <w:sz w:val="24"/>
          <w:szCs w:val="24"/>
        </w:rPr>
      </w:pPr>
    </w:p>
    <w:p w14:paraId="5730686B" w14:textId="7722B45F" w:rsidR="005C45B1" w:rsidRPr="005C45B1" w:rsidRDefault="005C45B1" w:rsidP="005D1880">
      <w:pPr>
        <w:rPr>
          <w:rFonts w:ascii="Times New Roman" w:hAnsi="Times New Roman"/>
          <w:sz w:val="24"/>
          <w:szCs w:val="24"/>
        </w:rPr>
      </w:pPr>
    </w:p>
    <w:p w14:paraId="096EA91C" w14:textId="755A4FBD" w:rsidR="005C45B1" w:rsidRPr="005C45B1" w:rsidRDefault="005C45B1" w:rsidP="005D1880">
      <w:pPr>
        <w:rPr>
          <w:rFonts w:ascii="Times New Roman" w:hAnsi="Times New Roman"/>
          <w:sz w:val="24"/>
          <w:szCs w:val="24"/>
        </w:rPr>
      </w:pPr>
    </w:p>
    <w:p w14:paraId="1A1A1319" w14:textId="77777777" w:rsidR="005C45B1" w:rsidRPr="005C45B1" w:rsidRDefault="005C45B1" w:rsidP="005C45B1">
      <w:pPr>
        <w:rPr>
          <w:rFonts w:ascii="Times New Roman" w:hAnsi="Times New Roman"/>
          <w:sz w:val="24"/>
          <w:szCs w:val="24"/>
        </w:rPr>
      </w:pPr>
      <w:r w:rsidRPr="005C45B1">
        <w:rPr>
          <w:rFonts w:ascii="Times New Roman" w:hAnsi="Times New Roman"/>
          <w:sz w:val="24"/>
          <w:szCs w:val="24"/>
        </w:rPr>
        <w:t>The flow is working fine as shown in the above figure.</w:t>
      </w:r>
    </w:p>
    <w:p w14:paraId="24B20B2F" w14:textId="7110722E" w:rsidR="005C45B1" w:rsidRPr="005C45B1" w:rsidRDefault="005C45B1" w:rsidP="005D1880">
      <w:pPr>
        <w:rPr>
          <w:rFonts w:ascii="Times New Roman" w:hAnsi="Times New Roman"/>
          <w:sz w:val="24"/>
          <w:szCs w:val="24"/>
        </w:rPr>
      </w:pPr>
    </w:p>
    <w:p w14:paraId="1EF9537C" w14:textId="5E0490CA" w:rsidR="005C45B1" w:rsidRPr="005C45B1" w:rsidRDefault="005C45B1" w:rsidP="005D1880">
      <w:pPr>
        <w:rPr>
          <w:rFonts w:ascii="Times New Roman" w:hAnsi="Times New Roman"/>
          <w:sz w:val="24"/>
          <w:szCs w:val="24"/>
        </w:rPr>
      </w:pPr>
    </w:p>
    <w:p w14:paraId="70337FEE" w14:textId="02BFB28B" w:rsidR="005C45B1" w:rsidRPr="005C45B1" w:rsidRDefault="005C45B1" w:rsidP="005D1880">
      <w:pPr>
        <w:rPr>
          <w:rFonts w:ascii="Times New Roman" w:hAnsi="Times New Roman"/>
          <w:sz w:val="24"/>
          <w:szCs w:val="24"/>
        </w:rPr>
      </w:pPr>
    </w:p>
    <w:p w14:paraId="0F313353" w14:textId="6D8AACCD" w:rsidR="005C45B1" w:rsidRPr="005C45B1" w:rsidRDefault="005C45B1" w:rsidP="005D1880">
      <w:pPr>
        <w:rPr>
          <w:rFonts w:ascii="Times New Roman" w:hAnsi="Times New Roman"/>
          <w:sz w:val="24"/>
          <w:szCs w:val="24"/>
        </w:rPr>
      </w:pPr>
    </w:p>
    <w:p w14:paraId="7C142769" w14:textId="2C38D990" w:rsidR="005C45B1" w:rsidRPr="005C45B1" w:rsidRDefault="005C45B1" w:rsidP="005D1880">
      <w:pPr>
        <w:rPr>
          <w:rFonts w:ascii="Times New Roman" w:hAnsi="Times New Roman"/>
          <w:sz w:val="24"/>
          <w:szCs w:val="24"/>
        </w:rPr>
      </w:pPr>
    </w:p>
    <w:p w14:paraId="1BFF2AE1" w14:textId="271CAABE" w:rsidR="005C45B1" w:rsidRPr="005C45B1" w:rsidRDefault="005C45B1" w:rsidP="005D1880">
      <w:pPr>
        <w:rPr>
          <w:rFonts w:ascii="Times New Roman" w:hAnsi="Times New Roman"/>
          <w:sz w:val="24"/>
          <w:szCs w:val="24"/>
        </w:rPr>
      </w:pPr>
    </w:p>
    <w:p w14:paraId="11CF0CEC" w14:textId="4F2F81AA" w:rsidR="005C45B1" w:rsidRPr="005C45B1" w:rsidRDefault="005C45B1" w:rsidP="005D1880">
      <w:pPr>
        <w:rPr>
          <w:rFonts w:ascii="Times New Roman" w:hAnsi="Times New Roman"/>
          <w:sz w:val="24"/>
          <w:szCs w:val="24"/>
        </w:rPr>
      </w:pPr>
    </w:p>
    <w:p w14:paraId="6C8E3EFB" w14:textId="2813166D" w:rsidR="005C45B1" w:rsidRPr="005C45B1" w:rsidRDefault="005C45B1" w:rsidP="005D1880">
      <w:pPr>
        <w:rPr>
          <w:rFonts w:ascii="Times New Roman" w:hAnsi="Times New Roman"/>
          <w:sz w:val="24"/>
          <w:szCs w:val="24"/>
        </w:rPr>
      </w:pPr>
    </w:p>
    <w:p w14:paraId="7F501528" w14:textId="3E489D43" w:rsidR="005C45B1" w:rsidRPr="005C45B1" w:rsidRDefault="005C45B1" w:rsidP="005D1880">
      <w:pPr>
        <w:rPr>
          <w:rFonts w:ascii="Times New Roman" w:hAnsi="Times New Roman"/>
          <w:sz w:val="24"/>
          <w:szCs w:val="24"/>
        </w:rPr>
      </w:pPr>
    </w:p>
    <w:p w14:paraId="02C5E564" w14:textId="7CFDDCD4" w:rsidR="005C45B1" w:rsidRPr="005C45B1" w:rsidRDefault="005C45B1" w:rsidP="005D1880">
      <w:pPr>
        <w:rPr>
          <w:rFonts w:ascii="Times New Roman" w:hAnsi="Times New Roman"/>
          <w:sz w:val="24"/>
          <w:szCs w:val="24"/>
        </w:rPr>
      </w:pPr>
    </w:p>
    <w:p w14:paraId="320DB75E" w14:textId="53404F6A" w:rsidR="005C45B1" w:rsidRPr="005C45B1" w:rsidRDefault="005C45B1" w:rsidP="005D1880">
      <w:pPr>
        <w:rPr>
          <w:rFonts w:ascii="Times New Roman" w:hAnsi="Times New Roman"/>
          <w:sz w:val="24"/>
          <w:szCs w:val="24"/>
        </w:rPr>
      </w:pPr>
    </w:p>
    <w:p w14:paraId="65336D2C" w14:textId="00F01EC2" w:rsidR="005C45B1" w:rsidRPr="005C45B1" w:rsidRDefault="005C45B1" w:rsidP="005D1880">
      <w:pPr>
        <w:rPr>
          <w:rFonts w:ascii="Times New Roman" w:hAnsi="Times New Roman"/>
          <w:sz w:val="24"/>
          <w:szCs w:val="24"/>
        </w:rPr>
      </w:pPr>
    </w:p>
    <w:p w14:paraId="16D8AFED" w14:textId="11E1DA76" w:rsidR="005C45B1" w:rsidRPr="005C45B1" w:rsidRDefault="005C45B1" w:rsidP="005D1880">
      <w:pPr>
        <w:rPr>
          <w:rFonts w:ascii="Times New Roman" w:hAnsi="Times New Roman"/>
          <w:sz w:val="24"/>
          <w:szCs w:val="24"/>
        </w:rPr>
      </w:pPr>
    </w:p>
    <w:p w14:paraId="2086AB29" w14:textId="69610E42" w:rsidR="005C45B1" w:rsidRPr="005C45B1" w:rsidRDefault="005C45B1" w:rsidP="005D1880">
      <w:pPr>
        <w:rPr>
          <w:rFonts w:ascii="Times New Roman" w:hAnsi="Times New Roman"/>
          <w:sz w:val="24"/>
          <w:szCs w:val="24"/>
        </w:rPr>
      </w:pPr>
    </w:p>
    <w:p w14:paraId="4B6CF1AD" w14:textId="2D804706" w:rsidR="005C45B1" w:rsidRPr="005C45B1" w:rsidRDefault="005C45B1" w:rsidP="005D1880">
      <w:pPr>
        <w:rPr>
          <w:rFonts w:ascii="Times New Roman" w:hAnsi="Times New Roman"/>
          <w:sz w:val="24"/>
          <w:szCs w:val="24"/>
        </w:rPr>
      </w:pPr>
    </w:p>
    <w:p w14:paraId="2D318E78" w14:textId="61334A8A" w:rsidR="005C45B1" w:rsidRPr="00164C7D" w:rsidRDefault="005C45B1" w:rsidP="005D1880">
      <w:pPr>
        <w:rPr>
          <w:rFonts w:ascii="Times New Roman" w:hAnsi="Times New Roman"/>
          <w:b/>
          <w:bCs/>
          <w:sz w:val="28"/>
          <w:szCs w:val="28"/>
        </w:rPr>
      </w:pPr>
    </w:p>
    <w:p w14:paraId="07BF6BC6" w14:textId="3F75612C" w:rsidR="005C45B1" w:rsidRPr="00D35FD0" w:rsidRDefault="005C45B1" w:rsidP="00D35FD0">
      <w:pPr>
        <w:pStyle w:val="Heading2"/>
        <w:numPr>
          <w:ilvl w:val="2"/>
          <w:numId w:val="27"/>
        </w:numPr>
      </w:pPr>
      <w:bookmarkStart w:id="12" w:name="_Toc62764726"/>
      <w:r w:rsidRPr="00D35FD0">
        <w:t>CANCEL MY CLAIM</w:t>
      </w:r>
      <w:bookmarkEnd w:id="12"/>
    </w:p>
    <w:p w14:paraId="4A6ACAA5" w14:textId="7DECED29" w:rsidR="005C45B1" w:rsidRPr="005C45B1" w:rsidRDefault="005C45B1" w:rsidP="005D1880">
      <w:pPr>
        <w:rPr>
          <w:rFonts w:ascii="Times New Roman" w:hAnsi="Times New Roman"/>
          <w:sz w:val="24"/>
          <w:szCs w:val="24"/>
        </w:rPr>
      </w:pPr>
    </w:p>
    <w:p w14:paraId="05533A34" w14:textId="64EC9D8D" w:rsidR="005C45B1" w:rsidRPr="005C45B1" w:rsidRDefault="005C45B1" w:rsidP="005D1880">
      <w:pPr>
        <w:rPr>
          <w:rFonts w:ascii="Times New Roman" w:hAnsi="Times New Roman"/>
          <w:sz w:val="24"/>
          <w:szCs w:val="24"/>
        </w:rPr>
      </w:pPr>
    </w:p>
    <w:p w14:paraId="6465210F" w14:textId="77777777" w:rsidR="005C45B1" w:rsidRPr="005C45B1" w:rsidRDefault="005C45B1" w:rsidP="005D1880">
      <w:pPr>
        <w:rPr>
          <w:rFonts w:ascii="Times New Roman" w:hAnsi="Times New Roman"/>
          <w:sz w:val="24"/>
          <w:szCs w:val="24"/>
        </w:rPr>
      </w:pPr>
    </w:p>
    <w:p w14:paraId="5DC2089F" w14:textId="7C0F2375" w:rsidR="005C45B1" w:rsidRPr="005C45B1" w:rsidRDefault="005C45B1" w:rsidP="005C45B1">
      <w:pPr>
        <w:jc w:val="center"/>
        <w:rPr>
          <w:rFonts w:ascii="Times New Roman" w:hAnsi="Times New Roman"/>
          <w:sz w:val="24"/>
          <w:szCs w:val="24"/>
        </w:rPr>
      </w:pPr>
      <w:r w:rsidRPr="005C45B1">
        <w:rPr>
          <w:rFonts w:ascii="Times New Roman" w:hAnsi="Times New Roman"/>
          <w:noProof/>
          <w:sz w:val="24"/>
          <w:szCs w:val="24"/>
        </w:rPr>
        <w:drawing>
          <wp:inline distT="0" distB="0" distL="0" distR="0" wp14:anchorId="00A5C241" wp14:editId="6973018B">
            <wp:extent cx="6814043" cy="70040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19920" cy="7010091"/>
                    </a:xfrm>
                    <a:prstGeom prst="rect">
                      <a:avLst/>
                    </a:prstGeom>
                    <a:noFill/>
                    <a:ln>
                      <a:noFill/>
                    </a:ln>
                  </pic:spPr>
                </pic:pic>
              </a:graphicData>
            </a:graphic>
          </wp:inline>
        </w:drawing>
      </w:r>
    </w:p>
    <w:p w14:paraId="6BD04A45" w14:textId="4CF72D63" w:rsidR="005C45B1" w:rsidRPr="005C45B1" w:rsidRDefault="005C45B1" w:rsidP="005C45B1">
      <w:pPr>
        <w:jc w:val="center"/>
        <w:rPr>
          <w:rFonts w:ascii="Times New Roman" w:hAnsi="Times New Roman"/>
          <w:sz w:val="24"/>
          <w:szCs w:val="24"/>
        </w:rPr>
      </w:pPr>
    </w:p>
    <w:p w14:paraId="419505A8" w14:textId="0D06DDF1" w:rsidR="005C45B1" w:rsidRPr="005C45B1" w:rsidRDefault="005C45B1" w:rsidP="005C45B1">
      <w:pPr>
        <w:jc w:val="center"/>
        <w:rPr>
          <w:rFonts w:ascii="Times New Roman" w:hAnsi="Times New Roman"/>
          <w:sz w:val="24"/>
          <w:szCs w:val="24"/>
        </w:rPr>
      </w:pPr>
    </w:p>
    <w:p w14:paraId="5B7D2D35" w14:textId="6C3C2F1B" w:rsidR="005C45B1" w:rsidRPr="005C45B1" w:rsidRDefault="005C45B1" w:rsidP="005C45B1">
      <w:pPr>
        <w:jc w:val="center"/>
        <w:rPr>
          <w:rFonts w:ascii="Times New Roman" w:hAnsi="Times New Roman"/>
          <w:sz w:val="24"/>
          <w:szCs w:val="24"/>
        </w:rPr>
      </w:pPr>
    </w:p>
    <w:p w14:paraId="3B95836D" w14:textId="77777777" w:rsidR="005C45B1" w:rsidRPr="005C45B1" w:rsidRDefault="005C45B1" w:rsidP="005C45B1">
      <w:pPr>
        <w:rPr>
          <w:rFonts w:ascii="Times New Roman" w:hAnsi="Times New Roman"/>
          <w:sz w:val="24"/>
          <w:szCs w:val="24"/>
        </w:rPr>
      </w:pPr>
      <w:r w:rsidRPr="005C45B1">
        <w:rPr>
          <w:rFonts w:ascii="Times New Roman" w:hAnsi="Times New Roman"/>
          <w:sz w:val="24"/>
          <w:szCs w:val="24"/>
        </w:rPr>
        <w:t>The cancel claim flow is working fine as shown in the above figure.</w:t>
      </w:r>
    </w:p>
    <w:p w14:paraId="5BE80B61" w14:textId="77777777" w:rsidR="005C45B1" w:rsidRPr="005C45B1" w:rsidRDefault="005C45B1" w:rsidP="005C45B1">
      <w:pPr>
        <w:rPr>
          <w:rFonts w:ascii="Times New Roman" w:hAnsi="Times New Roman"/>
          <w:sz w:val="24"/>
          <w:szCs w:val="24"/>
        </w:rPr>
      </w:pPr>
    </w:p>
    <w:sectPr w:rsidR="005C45B1" w:rsidRPr="005C45B1" w:rsidSect="00985131">
      <w:headerReference w:type="default" r:id="rId20"/>
      <w:footerReference w:type="default" r:id="rId21"/>
      <w:pgSz w:w="16838" w:h="23811" w:code="8"/>
      <w:pgMar w:top="1440" w:right="1440" w:bottom="1440" w:left="1440" w:header="624" w:footer="0" w:gutter="0"/>
      <w:pgBorders w:offsetFrom="page">
        <w:top w:val="single" w:sz="8" w:space="24" w:color="auto"/>
        <w:left w:val="single" w:sz="8" w:space="24" w:color="auto"/>
        <w:bottom w:val="single" w:sz="8" w:space="24" w:color="auto"/>
        <w:right w:val="single" w:sz="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68F6B8" w14:textId="77777777" w:rsidR="00591F2E" w:rsidRDefault="00591F2E">
      <w:pPr>
        <w:spacing w:after="0" w:line="240" w:lineRule="auto"/>
      </w:pPr>
      <w:r>
        <w:separator/>
      </w:r>
    </w:p>
    <w:p w14:paraId="40CDDF23" w14:textId="77777777" w:rsidR="00591F2E" w:rsidRDefault="00591F2E"/>
    <w:p w14:paraId="34F629F1" w14:textId="77777777" w:rsidR="00591F2E" w:rsidRDefault="00591F2E" w:rsidP="0040293C"/>
    <w:p w14:paraId="62B3CF6D" w14:textId="77777777" w:rsidR="00591F2E" w:rsidRDefault="00591F2E" w:rsidP="009653D8"/>
  </w:endnote>
  <w:endnote w:type="continuationSeparator" w:id="0">
    <w:p w14:paraId="7BC8DC4D" w14:textId="77777777" w:rsidR="00591F2E" w:rsidRDefault="00591F2E">
      <w:pPr>
        <w:spacing w:after="0" w:line="240" w:lineRule="auto"/>
      </w:pPr>
      <w:r>
        <w:continuationSeparator/>
      </w:r>
    </w:p>
    <w:p w14:paraId="63B87679" w14:textId="77777777" w:rsidR="00591F2E" w:rsidRDefault="00591F2E"/>
    <w:p w14:paraId="36A5ED94" w14:textId="77777777" w:rsidR="00591F2E" w:rsidRDefault="00591F2E" w:rsidP="0040293C"/>
    <w:p w14:paraId="169816A4" w14:textId="77777777" w:rsidR="00591F2E" w:rsidRDefault="00591F2E" w:rsidP="009653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45 Book">
    <w:altName w:val="Arial"/>
    <w:charset w:val="00"/>
    <w:family w:val="auto"/>
    <w:pitch w:val="default"/>
    <w:sig w:usb0="00000001" w:usb1="40000048" w:usb2="00000000" w:usb3="00000000" w:csb0="0000011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42C22" w14:textId="0C151F0A" w:rsidR="00FE12A2" w:rsidRPr="00595DCD" w:rsidRDefault="00FE12A2" w:rsidP="005779B3">
    <w:pPr>
      <w:pStyle w:val="Footer"/>
      <w:pBdr>
        <w:top w:val="thinThickSmallGap" w:sz="24" w:space="1" w:color="622423"/>
      </w:pBdr>
      <w:rPr>
        <w:rFonts w:ascii="Arial" w:hAnsi="Arial" w:cs="Arial"/>
        <w:sz w:val="16"/>
        <w:szCs w:val="16"/>
      </w:rPr>
    </w:pPr>
    <w:r w:rsidRPr="00FE0FA5">
      <w:rPr>
        <w:rFonts w:ascii="Arial" w:hAnsi="Arial" w:cs="Arial"/>
        <w:sz w:val="14"/>
      </w:rPr>
      <w:t xml:space="preserve">This document is solely for the use of client. No part of it may be circulated, quoted or reproduced for distribution outside of the client organization without prior written approval from </w:t>
    </w:r>
    <w:r>
      <w:rPr>
        <w:rFonts w:ascii="Arial" w:hAnsi="Arial" w:cs="Arial"/>
        <w:sz w:val="14"/>
      </w:rPr>
      <w:t xml:space="preserve">i2 </w:t>
    </w:r>
    <w:r w:rsidRPr="00FE0FA5">
      <w:rPr>
        <w:rFonts w:ascii="Arial" w:hAnsi="Arial" w:cs="Arial"/>
        <w:sz w:val="14"/>
      </w:rPr>
      <w:t xml:space="preserve">Decisions </w:t>
    </w:r>
    <w:r w:rsidRPr="00FE0FA5">
      <w:rPr>
        <w:rFonts w:ascii="Arial" w:hAnsi="Arial" w:cs="Arial"/>
        <w:sz w:val="14"/>
      </w:rPr>
      <w:tab/>
    </w:r>
    <w:r w:rsidRPr="00FE0FA5">
      <w:rPr>
        <w:rFonts w:ascii="Arial" w:hAnsi="Arial" w:cs="Arial"/>
        <w:sz w:val="14"/>
      </w:rPr>
      <w:tab/>
    </w:r>
    <w:r w:rsidRPr="00595DCD">
      <w:rPr>
        <w:rFonts w:ascii="Arial" w:hAnsi="Arial" w:cs="Arial"/>
        <w:sz w:val="16"/>
        <w:szCs w:val="16"/>
      </w:rPr>
      <w:t xml:space="preserve">Page </w:t>
    </w:r>
    <w:r w:rsidRPr="00595DCD">
      <w:rPr>
        <w:rFonts w:ascii="Arial" w:hAnsi="Arial" w:cs="Arial"/>
        <w:sz w:val="16"/>
        <w:szCs w:val="16"/>
      </w:rPr>
      <w:fldChar w:fldCharType="begin"/>
    </w:r>
    <w:r w:rsidRPr="00595DCD">
      <w:rPr>
        <w:rFonts w:ascii="Arial" w:hAnsi="Arial" w:cs="Arial"/>
        <w:sz w:val="16"/>
        <w:szCs w:val="16"/>
      </w:rPr>
      <w:instrText xml:space="preserve"> PAGE   \* MERGEFORMAT </w:instrText>
    </w:r>
    <w:r w:rsidRPr="00595DCD">
      <w:rPr>
        <w:rFonts w:ascii="Arial" w:hAnsi="Arial" w:cs="Arial"/>
        <w:sz w:val="16"/>
        <w:szCs w:val="16"/>
      </w:rPr>
      <w:fldChar w:fldCharType="separate"/>
    </w:r>
    <w:r>
      <w:rPr>
        <w:rFonts w:ascii="Arial" w:hAnsi="Arial" w:cs="Arial"/>
        <w:noProof/>
        <w:sz w:val="16"/>
        <w:szCs w:val="16"/>
      </w:rPr>
      <w:t>6</w:t>
    </w:r>
    <w:r w:rsidRPr="00595DCD">
      <w:rPr>
        <w:rFonts w:ascii="Arial" w:hAnsi="Arial" w:cs="Arial"/>
        <w:sz w:val="16"/>
        <w:szCs w:val="16"/>
      </w:rPr>
      <w:fldChar w:fldCharType="end"/>
    </w:r>
  </w:p>
  <w:p w14:paraId="662AC68B" w14:textId="77777777" w:rsidR="00FE12A2" w:rsidRDefault="00FE12A2" w:rsidP="0040293C"/>
  <w:p w14:paraId="5FE4304A" w14:textId="77777777" w:rsidR="00FE12A2" w:rsidRDefault="00FE12A2" w:rsidP="009653D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31FCFD" w14:textId="77777777" w:rsidR="00591F2E" w:rsidRDefault="00591F2E">
      <w:pPr>
        <w:spacing w:after="0" w:line="240" w:lineRule="auto"/>
      </w:pPr>
      <w:r>
        <w:separator/>
      </w:r>
    </w:p>
    <w:p w14:paraId="4BC34A47" w14:textId="77777777" w:rsidR="00591F2E" w:rsidRDefault="00591F2E"/>
    <w:p w14:paraId="1E0573DD" w14:textId="77777777" w:rsidR="00591F2E" w:rsidRDefault="00591F2E" w:rsidP="0040293C"/>
    <w:p w14:paraId="523AB89B" w14:textId="77777777" w:rsidR="00591F2E" w:rsidRDefault="00591F2E" w:rsidP="009653D8"/>
  </w:footnote>
  <w:footnote w:type="continuationSeparator" w:id="0">
    <w:p w14:paraId="04014084" w14:textId="77777777" w:rsidR="00591F2E" w:rsidRDefault="00591F2E">
      <w:pPr>
        <w:spacing w:after="0" w:line="240" w:lineRule="auto"/>
      </w:pPr>
      <w:r>
        <w:continuationSeparator/>
      </w:r>
    </w:p>
    <w:p w14:paraId="3F14B596" w14:textId="77777777" w:rsidR="00591F2E" w:rsidRDefault="00591F2E"/>
    <w:p w14:paraId="188706B9" w14:textId="77777777" w:rsidR="00591F2E" w:rsidRDefault="00591F2E" w:rsidP="0040293C"/>
    <w:p w14:paraId="0F19A8C6" w14:textId="77777777" w:rsidR="00591F2E" w:rsidRDefault="00591F2E" w:rsidP="009653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78106" w14:textId="649CB873" w:rsidR="00FE12A2" w:rsidRDefault="00FE12A2">
    <w:pPr>
      <w:pStyle w:val="Header"/>
      <w:pBdr>
        <w:bottom w:val="thickThinSmallGap" w:sz="24" w:space="1" w:color="622423"/>
      </w:pBdr>
      <w:jc w:val="right"/>
      <w:rPr>
        <w:rFonts w:ascii="Cambria" w:hAnsi="Cambria"/>
        <w:sz w:val="32"/>
        <w:szCs w:val="32"/>
      </w:rPr>
    </w:pPr>
    <w:r w:rsidRPr="00335077">
      <w:rPr>
        <w:noProof/>
      </w:rPr>
      <w:drawing>
        <wp:inline distT="0" distB="0" distL="0" distR="0" wp14:anchorId="4DE9BA14" wp14:editId="1A947380">
          <wp:extent cx="1247775" cy="426720"/>
          <wp:effectExtent l="0" t="0" r="9525" b="0"/>
          <wp:docPr id="16" name="Picture 16">
            <a:extLst xmlns:a="http://schemas.openxmlformats.org/drawingml/2006/main">
              <a:ext uri="{FF2B5EF4-FFF2-40B4-BE49-F238E27FC236}">
                <a16:creationId xmlns:a16="http://schemas.microsoft.com/office/drawing/2014/main" id="{57FF6480-71D0-B046-A09A-AE526173E6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FF6480-71D0-B046-A09A-AE526173E636}"/>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47775" cy="4267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7A8A8418"/>
    <w:lvl w:ilvl="0">
      <w:start w:val="1"/>
      <w:numFmt w:val="bullet"/>
      <w:pStyle w:val="ListBullet"/>
      <w:lvlText w:val=""/>
      <w:legacy w:legacy="1" w:legacySpace="0" w:legacyIndent="360"/>
      <w:lvlJc w:val="left"/>
      <w:pPr>
        <w:ind w:left="1800" w:hanging="360"/>
      </w:pPr>
      <w:rPr>
        <w:rFonts w:ascii="Symbol" w:hAnsi="Symbol" w:hint="default"/>
        <w:sz w:val="22"/>
      </w:rPr>
    </w:lvl>
  </w:abstractNum>
  <w:abstractNum w:abstractNumId="1" w15:restartNumberingAfterBreak="0">
    <w:nsid w:val="05484517"/>
    <w:multiLevelType w:val="hybridMultilevel"/>
    <w:tmpl w:val="7CD6AA90"/>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 w15:restartNumberingAfterBreak="0">
    <w:nsid w:val="068726B6"/>
    <w:multiLevelType w:val="multilevel"/>
    <w:tmpl w:val="8BFE0D82"/>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D727BEF"/>
    <w:multiLevelType w:val="multilevel"/>
    <w:tmpl w:val="C78492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0163F98"/>
    <w:multiLevelType w:val="multilevel"/>
    <w:tmpl w:val="B0E0233A"/>
    <w:lvl w:ilvl="0">
      <w:start w:val="1"/>
      <w:numFmt w:val="decimal"/>
      <w:lvlText w:val="%1."/>
      <w:lvlJc w:val="left"/>
      <w:pPr>
        <w:ind w:left="1296" w:hanging="360"/>
      </w:pPr>
    </w:lvl>
    <w:lvl w:ilvl="1">
      <w:start w:val="1"/>
      <w:numFmt w:val="decimal"/>
      <w:isLgl/>
      <w:lvlText w:val="%1.%2"/>
      <w:lvlJc w:val="left"/>
      <w:pPr>
        <w:ind w:left="1296" w:hanging="360"/>
      </w:pPr>
      <w:rPr>
        <w:rFonts w:hint="default"/>
      </w:rPr>
    </w:lvl>
    <w:lvl w:ilvl="2">
      <w:start w:val="1"/>
      <w:numFmt w:val="decimal"/>
      <w:isLgl/>
      <w:lvlText w:val="%1.%2.%3"/>
      <w:lvlJc w:val="left"/>
      <w:pPr>
        <w:ind w:left="1656"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016" w:hanging="108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376" w:hanging="1440"/>
      </w:pPr>
      <w:rPr>
        <w:rFonts w:hint="default"/>
      </w:rPr>
    </w:lvl>
    <w:lvl w:ilvl="8">
      <w:start w:val="1"/>
      <w:numFmt w:val="decimal"/>
      <w:isLgl/>
      <w:lvlText w:val="%1.%2.%3.%4.%5.%6.%7.%8.%9"/>
      <w:lvlJc w:val="left"/>
      <w:pPr>
        <w:ind w:left="2736" w:hanging="1800"/>
      </w:pPr>
      <w:rPr>
        <w:rFonts w:hint="default"/>
      </w:rPr>
    </w:lvl>
  </w:abstractNum>
  <w:abstractNum w:abstractNumId="5" w15:restartNumberingAfterBreak="0">
    <w:nsid w:val="14007578"/>
    <w:multiLevelType w:val="multilevel"/>
    <w:tmpl w:val="7CA68CB0"/>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218108DD"/>
    <w:multiLevelType w:val="multilevel"/>
    <w:tmpl w:val="8C3C766C"/>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236352B9"/>
    <w:multiLevelType w:val="hybridMultilevel"/>
    <w:tmpl w:val="B2BEC44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30D93D7A"/>
    <w:multiLevelType w:val="multilevel"/>
    <w:tmpl w:val="689A5518"/>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32F34499"/>
    <w:multiLevelType w:val="multilevel"/>
    <w:tmpl w:val="C8141A62"/>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35CE5144"/>
    <w:multiLevelType w:val="multilevel"/>
    <w:tmpl w:val="DFE25C74"/>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3C0F47E1"/>
    <w:multiLevelType w:val="hybridMultilevel"/>
    <w:tmpl w:val="DCC4F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DD51F3"/>
    <w:multiLevelType w:val="multilevel"/>
    <w:tmpl w:val="380CAFBC"/>
    <w:lvl w:ilvl="0">
      <w:start w:val="7"/>
      <w:numFmt w:val="decimal"/>
      <w:lvlText w:val="%1"/>
      <w:lvlJc w:val="left"/>
      <w:pPr>
        <w:ind w:left="360" w:hanging="360"/>
      </w:pPr>
      <w:rPr>
        <w:rFonts w:ascii="Times New Roman" w:eastAsia="Times New Roman" w:hAnsi="Times New Roman" w:hint="default"/>
      </w:rPr>
    </w:lvl>
    <w:lvl w:ilvl="1">
      <w:start w:val="1"/>
      <w:numFmt w:val="decimal"/>
      <w:lvlText w:val="%1.%2"/>
      <w:lvlJc w:val="left"/>
      <w:pPr>
        <w:ind w:left="360" w:hanging="360"/>
      </w:pPr>
      <w:rPr>
        <w:rFonts w:ascii="Times New Roman" w:eastAsia="Times New Roman" w:hAnsi="Times New Roman" w:hint="default"/>
      </w:rPr>
    </w:lvl>
    <w:lvl w:ilvl="2">
      <w:start w:val="1"/>
      <w:numFmt w:val="decimal"/>
      <w:lvlText w:val="%1.%2.%3"/>
      <w:lvlJc w:val="left"/>
      <w:pPr>
        <w:ind w:left="720" w:hanging="720"/>
      </w:pPr>
      <w:rPr>
        <w:rFonts w:ascii="Times New Roman" w:eastAsia="Times New Roman" w:hAnsi="Times New Roman" w:hint="default"/>
      </w:rPr>
    </w:lvl>
    <w:lvl w:ilvl="3">
      <w:start w:val="1"/>
      <w:numFmt w:val="decimal"/>
      <w:lvlText w:val="%1.%2.%3.%4"/>
      <w:lvlJc w:val="left"/>
      <w:pPr>
        <w:ind w:left="720" w:hanging="720"/>
      </w:pPr>
      <w:rPr>
        <w:rFonts w:ascii="Times New Roman" w:eastAsia="Times New Roman" w:hAnsi="Times New Roman" w:hint="default"/>
      </w:rPr>
    </w:lvl>
    <w:lvl w:ilvl="4">
      <w:start w:val="1"/>
      <w:numFmt w:val="decimal"/>
      <w:lvlText w:val="%1.%2.%3.%4.%5"/>
      <w:lvlJc w:val="left"/>
      <w:pPr>
        <w:ind w:left="1080" w:hanging="1080"/>
      </w:pPr>
      <w:rPr>
        <w:rFonts w:ascii="Times New Roman" w:eastAsia="Times New Roman" w:hAnsi="Times New Roman" w:hint="default"/>
      </w:rPr>
    </w:lvl>
    <w:lvl w:ilvl="5">
      <w:start w:val="1"/>
      <w:numFmt w:val="decimal"/>
      <w:lvlText w:val="%1.%2.%3.%4.%5.%6"/>
      <w:lvlJc w:val="left"/>
      <w:pPr>
        <w:ind w:left="1080" w:hanging="1080"/>
      </w:pPr>
      <w:rPr>
        <w:rFonts w:ascii="Times New Roman" w:eastAsia="Times New Roman" w:hAnsi="Times New Roman" w:hint="default"/>
      </w:rPr>
    </w:lvl>
    <w:lvl w:ilvl="6">
      <w:start w:val="1"/>
      <w:numFmt w:val="decimal"/>
      <w:lvlText w:val="%1.%2.%3.%4.%5.%6.%7"/>
      <w:lvlJc w:val="left"/>
      <w:pPr>
        <w:ind w:left="1440" w:hanging="1440"/>
      </w:pPr>
      <w:rPr>
        <w:rFonts w:ascii="Times New Roman" w:eastAsia="Times New Roman" w:hAnsi="Times New Roman" w:hint="default"/>
      </w:rPr>
    </w:lvl>
    <w:lvl w:ilvl="7">
      <w:start w:val="1"/>
      <w:numFmt w:val="decimal"/>
      <w:lvlText w:val="%1.%2.%3.%4.%5.%6.%7.%8"/>
      <w:lvlJc w:val="left"/>
      <w:pPr>
        <w:ind w:left="1440" w:hanging="1440"/>
      </w:pPr>
      <w:rPr>
        <w:rFonts w:ascii="Times New Roman" w:eastAsia="Times New Roman" w:hAnsi="Times New Roman" w:hint="default"/>
      </w:rPr>
    </w:lvl>
    <w:lvl w:ilvl="8">
      <w:start w:val="1"/>
      <w:numFmt w:val="decimal"/>
      <w:lvlText w:val="%1.%2.%3.%4.%5.%6.%7.%8.%9"/>
      <w:lvlJc w:val="left"/>
      <w:pPr>
        <w:ind w:left="1800" w:hanging="1800"/>
      </w:pPr>
      <w:rPr>
        <w:rFonts w:ascii="Times New Roman" w:eastAsia="Times New Roman" w:hAnsi="Times New Roman" w:hint="default"/>
      </w:rPr>
    </w:lvl>
  </w:abstractNum>
  <w:abstractNum w:abstractNumId="13" w15:restartNumberingAfterBreak="0">
    <w:nsid w:val="493E22F3"/>
    <w:multiLevelType w:val="multilevel"/>
    <w:tmpl w:val="E1FAFA0C"/>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49D41A45"/>
    <w:multiLevelType w:val="multilevel"/>
    <w:tmpl w:val="E8164DAA"/>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00467CA"/>
    <w:multiLevelType w:val="multilevel"/>
    <w:tmpl w:val="085ADF64"/>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532509C6"/>
    <w:multiLevelType w:val="multilevel"/>
    <w:tmpl w:val="3D764466"/>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4DC31C0"/>
    <w:multiLevelType w:val="multilevel"/>
    <w:tmpl w:val="A7808900"/>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4EB7EEC"/>
    <w:multiLevelType w:val="multilevel"/>
    <w:tmpl w:val="0B6A1BA4"/>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97F2070"/>
    <w:multiLevelType w:val="multilevel"/>
    <w:tmpl w:val="3F8AFC9E"/>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60FC6023"/>
    <w:multiLevelType w:val="multilevel"/>
    <w:tmpl w:val="EC065F08"/>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633E0584"/>
    <w:multiLevelType w:val="multilevel"/>
    <w:tmpl w:val="5718AC12"/>
    <w:lvl w:ilvl="0">
      <w:start w:val="1"/>
      <w:numFmt w:val="decimal"/>
      <w:isLgl/>
      <w:lvlText w:val="%1"/>
      <w:lvlJc w:val="right"/>
      <w:pPr>
        <w:ind w:left="432" w:hanging="144"/>
      </w:pPr>
      <w:rPr>
        <w:rFonts w:ascii="Century Gothic" w:hAnsi="Century Gothic" w:hint="default"/>
        <w:strike w:val="0"/>
        <w:dstrike w:val="0"/>
        <w:spacing w:val="0"/>
        <w:sz w:val="48"/>
      </w:rPr>
    </w:lvl>
    <w:lvl w:ilvl="1">
      <w:start w:val="1"/>
      <w:numFmt w:val="decimal"/>
      <w:pStyle w:val="Heading2"/>
      <w:lvlText w:val="%1.%2"/>
      <w:lvlJc w:val="left"/>
      <w:pPr>
        <w:ind w:left="576" w:hanging="576"/>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b/>
        <w:bCs/>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8316AA6"/>
    <w:multiLevelType w:val="multilevel"/>
    <w:tmpl w:val="59E624A2"/>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69676547"/>
    <w:multiLevelType w:val="multilevel"/>
    <w:tmpl w:val="4E300D72"/>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6F247657"/>
    <w:multiLevelType w:val="multilevel"/>
    <w:tmpl w:val="8264D060"/>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79EF1E28"/>
    <w:multiLevelType w:val="multilevel"/>
    <w:tmpl w:val="451A4956"/>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7D84746F"/>
    <w:multiLevelType w:val="multilevel"/>
    <w:tmpl w:val="2D266A8C"/>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1"/>
  </w:num>
  <w:num w:numId="2">
    <w:abstractNumId w:val="0"/>
  </w:num>
  <w:num w:numId="3">
    <w:abstractNumId w:val="1"/>
  </w:num>
  <w:num w:numId="4">
    <w:abstractNumId w:val="4"/>
  </w:num>
  <w:num w:numId="5">
    <w:abstractNumId w:val="24"/>
  </w:num>
  <w:num w:numId="6">
    <w:abstractNumId w:val="18"/>
  </w:num>
  <w:num w:numId="7">
    <w:abstractNumId w:val="22"/>
  </w:num>
  <w:num w:numId="8">
    <w:abstractNumId w:val="15"/>
  </w:num>
  <w:num w:numId="9">
    <w:abstractNumId w:val="19"/>
  </w:num>
  <w:num w:numId="10">
    <w:abstractNumId w:val="23"/>
  </w:num>
  <w:num w:numId="11">
    <w:abstractNumId w:val="5"/>
  </w:num>
  <w:num w:numId="12">
    <w:abstractNumId w:val="20"/>
  </w:num>
  <w:num w:numId="13">
    <w:abstractNumId w:val="2"/>
  </w:num>
  <w:num w:numId="14">
    <w:abstractNumId w:val="13"/>
  </w:num>
  <w:num w:numId="15">
    <w:abstractNumId w:val="9"/>
  </w:num>
  <w:num w:numId="16">
    <w:abstractNumId w:val="16"/>
  </w:num>
  <w:num w:numId="17">
    <w:abstractNumId w:val="10"/>
  </w:num>
  <w:num w:numId="18">
    <w:abstractNumId w:val="6"/>
  </w:num>
  <w:num w:numId="19">
    <w:abstractNumId w:val="17"/>
  </w:num>
  <w:num w:numId="20">
    <w:abstractNumId w:val="8"/>
  </w:num>
  <w:num w:numId="21">
    <w:abstractNumId w:val="26"/>
  </w:num>
  <w:num w:numId="22">
    <w:abstractNumId w:val="25"/>
  </w:num>
  <w:num w:numId="23">
    <w:abstractNumId w:val="7"/>
  </w:num>
  <w:num w:numId="24">
    <w:abstractNumId w:val="12"/>
  </w:num>
  <w:num w:numId="25">
    <w:abstractNumId w:val="11"/>
  </w:num>
  <w:num w:numId="26">
    <w:abstractNumId w:val="3"/>
  </w:num>
  <w:num w:numId="27">
    <w:abstractNumId w:val="14"/>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arayanan Lakshmanan">
    <w15:presenceInfo w15:providerId="AD" w15:userId="S::narayanan.lakshmanan@ameexusa.com::ca928815-d77e-48a5-a65a-a95924e1363c"/>
  </w15:person>
  <w15:person w15:author="Rishi">
    <w15:presenceInfo w15:providerId="None" w15:userId="Ri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trackRevisions/>
  <w:defaultTabStop w:val="720"/>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773"/>
    <w:rsid w:val="000064FD"/>
    <w:rsid w:val="00011FDB"/>
    <w:rsid w:val="00012640"/>
    <w:rsid w:val="00017954"/>
    <w:rsid w:val="000179C2"/>
    <w:rsid w:val="00033D2C"/>
    <w:rsid w:val="00035473"/>
    <w:rsid w:val="00036001"/>
    <w:rsid w:val="0004252F"/>
    <w:rsid w:val="0006289C"/>
    <w:rsid w:val="0007348A"/>
    <w:rsid w:val="00077FED"/>
    <w:rsid w:val="00080C70"/>
    <w:rsid w:val="00082160"/>
    <w:rsid w:val="000849AB"/>
    <w:rsid w:val="000A17E3"/>
    <w:rsid w:val="000A58E3"/>
    <w:rsid w:val="000B055B"/>
    <w:rsid w:val="000B7CFB"/>
    <w:rsid w:val="000C7D5C"/>
    <w:rsid w:val="000D291E"/>
    <w:rsid w:val="000D390D"/>
    <w:rsid w:val="000D54A9"/>
    <w:rsid w:val="000E0E4F"/>
    <w:rsid w:val="000E55C8"/>
    <w:rsid w:val="00102215"/>
    <w:rsid w:val="00111947"/>
    <w:rsid w:val="001154FB"/>
    <w:rsid w:val="001178C0"/>
    <w:rsid w:val="0012679E"/>
    <w:rsid w:val="001271BA"/>
    <w:rsid w:val="00144A92"/>
    <w:rsid w:val="00153CBD"/>
    <w:rsid w:val="00164C7D"/>
    <w:rsid w:val="001657B6"/>
    <w:rsid w:val="001673AA"/>
    <w:rsid w:val="00185251"/>
    <w:rsid w:val="00186405"/>
    <w:rsid w:val="00186642"/>
    <w:rsid w:val="00187416"/>
    <w:rsid w:val="00193675"/>
    <w:rsid w:val="001A2A13"/>
    <w:rsid w:val="001A2F8E"/>
    <w:rsid w:val="001A3009"/>
    <w:rsid w:val="001B7479"/>
    <w:rsid w:val="001D55DB"/>
    <w:rsid w:val="001E5282"/>
    <w:rsid w:val="00203A53"/>
    <w:rsid w:val="00204BCB"/>
    <w:rsid w:val="0020640A"/>
    <w:rsid w:val="00210481"/>
    <w:rsid w:val="002107FD"/>
    <w:rsid w:val="00216FB2"/>
    <w:rsid w:val="0022763F"/>
    <w:rsid w:val="00231CB9"/>
    <w:rsid w:val="002352EE"/>
    <w:rsid w:val="00235474"/>
    <w:rsid w:val="00250366"/>
    <w:rsid w:val="002523FF"/>
    <w:rsid w:val="00252C9C"/>
    <w:rsid w:val="0025300C"/>
    <w:rsid w:val="00282EF5"/>
    <w:rsid w:val="00283206"/>
    <w:rsid w:val="00283E5C"/>
    <w:rsid w:val="00285765"/>
    <w:rsid w:val="0029779B"/>
    <w:rsid w:val="002A3A62"/>
    <w:rsid w:val="002A4E28"/>
    <w:rsid w:val="002A5B35"/>
    <w:rsid w:val="002C4B2C"/>
    <w:rsid w:val="002D02A4"/>
    <w:rsid w:val="002D3475"/>
    <w:rsid w:val="002D690F"/>
    <w:rsid w:val="002D77F8"/>
    <w:rsid w:val="002E6A12"/>
    <w:rsid w:val="002E7B7E"/>
    <w:rsid w:val="002F1B31"/>
    <w:rsid w:val="002F1C15"/>
    <w:rsid w:val="002F2BEB"/>
    <w:rsid w:val="002F51D2"/>
    <w:rsid w:val="0030709A"/>
    <w:rsid w:val="00307972"/>
    <w:rsid w:val="00307AF6"/>
    <w:rsid w:val="00334364"/>
    <w:rsid w:val="00335077"/>
    <w:rsid w:val="00342B6B"/>
    <w:rsid w:val="00347F99"/>
    <w:rsid w:val="00361BA8"/>
    <w:rsid w:val="0036397B"/>
    <w:rsid w:val="00372AE8"/>
    <w:rsid w:val="00373A77"/>
    <w:rsid w:val="00374894"/>
    <w:rsid w:val="00383D76"/>
    <w:rsid w:val="003A2DE1"/>
    <w:rsid w:val="003A508C"/>
    <w:rsid w:val="003A56F2"/>
    <w:rsid w:val="003C1A09"/>
    <w:rsid w:val="003C7AE0"/>
    <w:rsid w:val="003D15D9"/>
    <w:rsid w:val="003D294E"/>
    <w:rsid w:val="003E3DB5"/>
    <w:rsid w:val="003E643D"/>
    <w:rsid w:val="003F10FE"/>
    <w:rsid w:val="003F18D4"/>
    <w:rsid w:val="0040293C"/>
    <w:rsid w:val="00416F9E"/>
    <w:rsid w:val="00417B9A"/>
    <w:rsid w:val="00430DB4"/>
    <w:rsid w:val="004471E9"/>
    <w:rsid w:val="00450AEC"/>
    <w:rsid w:val="00452C69"/>
    <w:rsid w:val="0045427D"/>
    <w:rsid w:val="004626E6"/>
    <w:rsid w:val="00473A71"/>
    <w:rsid w:val="00480A63"/>
    <w:rsid w:val="00482F6C"/>
    <w:rsid w:val="0048354F"/>
    <w:rsid w:val="004A13FA"/>
    <w:rsid w:val="004B0D7C"/>
    <w:rsid w:val="004B10B7"/>
    <w:rsid w:val="004B148B"/>
    <w:rsid w:val="004C7BAD"/>
    <w:rsid w:val="004D44DE"/>
    <w:rsid w:val="004E0C38"/>
    <w:rsid w:val="004E1F81"/>
    <w:rsid w:val="004E3720"/>
    <w:rsid w:val="004E48B3"/>
    <w:rsid w:val="004E7729"/>
    <w:rsid w:val="004E7F7C"/>
    <w:rsid w:val="005000F1"/>
    <w:rsid w:val="00500283"/>
    <w:rsid w:val="00500F45"/>
    <w:rsid w:val="00505810"/>
    <w:rsid w:val="005179F7"/>
    <w:rsid w:val="00523382"/>
    <w:rsid w:val="00524134"/>
    <w:rsid w:val="005274EA"/>
    <w:rsid w:val="00550192"/>
    <w:rsid w:val="00552C91"/>
    <w:rsid w:val="0055535D"/>
    <w:rsid w:val="0055547D"/>
    <w:rsid w:val="00557E70"/>
    <w:rsid w:val="00560185"/>
    <w:rsid w:val="00575005"/>
    <w:rsid w:val="005779B3"/>
    <w:rsid w:val="005800B3"/>
    <w:rsid w:val="00587820"/>
    <w:rsid w:val="005902A4"/>
    <w:rsid w:val="00591F2E"/>
    <w:rsid w:val="00592CA4"/>
    <w:rsid w:val="00595DCD"/>
    <w:rsid w:val="00596DED"/>
    <w:rsid w:val="005A3980"/>
    <w:rsid w:val="005B2A60"/>
    <w:rsid w:val="005B3517"/>
    <w:rsid w:val="005C45B1"/>
    <w:rsid w:val="005C4B24"/>
    <w:rsid w:val="005D1880"/>
    <w:rsid w:val="005D7F6A"/>
    <w:rsid w:val="00600DDC"/>
    <w:rsid w:val="00603081"/>
    <w:rsid w:val="00611480"/>
    <w:rsid w:val="00612CE0"/>
    <w:rsid w:val="00614423"/>
    <w:rsid w:val="00624E6F"/>
    <w:rsid w:val="006379BE"/>
    <w:rsid w:val="00641792"/>
    <w:rsid w:val="00644913"/>
    <w:rsid w:val="00650411"/>
    <w:rsid w:val="00653CF5"/>
    <w:rsid w:val="00656EC3"/>
    <w:rsid w:val="00660C1B"/>
    <w:rsid w:val="00661863"/>
    <w:rsid w:val="00676AD7"/>
    <w:rsid w:val="00692B1B"/>
    <w:rsid w:val="006C2EFE"/>
    <w:rsid w:val="006C43CD"/>
    <w:rsid w:val="006C6685"/>
    <w:rsid w:val="006D16A8"/>
    <w:rsid w:val="006D360D"/>
    <w:rsid w:val="006D3700"/>
    <w:rsid w:val="006F5E16"/>
    <w:rsid w:val="0070439D"/>
    <w:rsid w:val="0070480D"/>
    <w:rsid w:val="00712BA2"/>
    <w:rsid w:val="00713504"/>
    <w:rsid w:val="00717330"/>
    <w:rsid w:val="00721B54"/>
    <w:rsid w:val="007451B7"/>
    <w:rsid w:val="00751F80"/>
    <w:rsid w:val="00752C37"/>
    <w:rsid w:val="00755F08"/>
    <w:rsid w:val="00773814"/>
    <w:rsid w:val="00780295"/>
    <w:rsid w:val="00785564"/>
    <w:rsid w:val="007875BD"/>
    <w:rsid w:val="0079494A"/>
    <w:rsid w:val="00795FBF"/>
    <w:rsid w:val="00797944"/>
    <w:rsid w:val="007A6AE2"/>
    <w:rsid w:val="007B1253"/>
    <w:rsid w:val="007B4792"/>
    <w:rsid w:val="007D4102"/>
    <w:rsid w:val="007D585D"/>
    <w:rsid w:val="007E6895"/>
    <w:rsid w:val="007F51DA"/>
    <w:rsid w:val="008114CB"/>
    <w:rsid w:val="008213FA"/>
    <w:rsid w:val="00823168"/>
    <w:rsid w:val="008236F5"/>
    <w:rsid w:val="0083765D"/>
    <w:rsid w:val="00843073"/>
    <w:rsid w:val="00843D7B"/>
    <w:rsid w:val="00853465"/>
    <w:rsid w:val="00854553"/>
    <w:rsid w:val="008628FB"/>
    <w:rsid w:val="00870BB2"/>
    <w:rsid w:val="00875B5C"/>
    <w:rsid w:val="008855D0"/>
    <w:rsid w:val="008A34A1"/>
    <w:rsid w:val="008C240A"/>
    <w:rsid w:val="008D76AA"/>
    <w:rsid w:val="008E097C"/>
    <w:rsid w:val="008E2941"/>
    <w:rsid w:val="008E3A37"/>
    <w:rsid w:val="008F054F"/>
    <w:rsid w:val="00904142"/>
    <w:rsid w:val="00911135"/>
    <w:rsid w:val="00936DFD"/>
    <w:rsid w:val="00937526"/>
    <w:rsid w:val="00944B9C"/>
    <w:rsid w:val="00947F1E"/>
    <w:rsid w:val="00951509"/>
    <w:rsid w:val="00957B0D"/>
    <w:rsid w:val="00961687"/>
    <w:rsid w:val="009627F5"/>
    <w:rsid w:val="009653D8"/>
    <w:rsid w:val="00974DE0"/>
    <w:rsid w:val="00975274"/>
    <w:rsid w:val="009761A8"/>
    <w:rsid w:val="00977C12"/>
    <w:rsid w:val="00981B29"/>
    <w:rsid w:val="00985131"/>
    <w:rsid w:val="00986773"/>
    <w:rsid w:val="00991DFB"/>
    <w:rsid w:val="009A0409"/>
    <w:rsid w:val="009A050B"/>
    <w:rsid w:val="009A6529"/>
    <w:rsid w:val="009A69FE"/>
    <w:rsid w:val="009A79C3"/>
    <w:rsid w:val="009C1533"/>
    <w:rsid w:val="009C6FE8"/>
    <w:rsid w:val="009D3222"/>
    <w:rsid w:val="009D4F7B"/>
    <w:rsid w:val="009D74DB"/>
    <w:rsid w:val="009E056F"/>
    <w:rsid w:val="009E2524"/>
    <w:rsid w:val="009E538E"/>
    <w:rsid w:val="009F4537"/>
    <w:rsid w:val="009F4893"/>
    <w:rsid w:val="009F6105"/>
    <w:rsid w:val="009F7B03"/>
    <w:rsid w:val="00A05C7E"/>
    <w:rsid w:val="00A06381"/>
    <w:rsid w:val="00A3264E"/>
    <w:rsid w:val="00A33CA0"/>
    <w:rsid w:val="00A4192C"/>
    <w:rsid w:val="00A4789C"/>
    <w:rsid w:val="00A539C7"/>
    <w:rsid w:val="00A54B96"/>
    <w:rsid w:val="00A56AC6"/>
    <w:rsid w:val="00A575D8"/>
    <w:rsid w:val="00A67F69"/>
    <w:rsid w:val="00A9040C"/>
    <w:rsid w:val="00AB7B85"/>
    <w:rsid w:val="00AD0B8C"/>
    <w:rsid w:val="00AD2900"/>
    <w:rsid w:val="00AD692A"/>
    <w:rsid w:val="00AD6DFF"/>
    <w:rsid w:val="00AE0F6F"/>
    <w:rsid w:val="00AE6517"/>
    <w:rsid w:val="00AF055A"/>
    <w:rsid w:val="00AF6E9B"/>
    <w:rsid w:val="00B00249"/>
    <w:rsid w:val="00B0091C"/>
    <w:rsid w:val="00B23186"/>
    <w:rsid w:val="00B26334"/>
    <w:rsid w:val="00B3220E"/>
    <w:rsid w:val="00B35F98"/>
    <w:rsid w:val="00B4077F"/>
    <w:rsid w:val="00B44612"/>
    <w:rsid w:val="00B545C8"/>
    <w:rsid w:val="00B56077"/>
    <w:rsid w:val="00B57649"/>
    <w:rsid w:val="00B6300E"/>
    <w:rsid w:val="00B63B2B"/>
    <w:rsid w:val="00B6779B"/>
    <w:rsid w:val="00B67D21"/>
    <w:rsid w:val="00B72277"/>
    <w:rsid w:val="00B76FA2"/>
    <w:rsid w:val="00B80EAF"/>
    <w:rsid w:val="00B811AA"/>
    <w:rsid w:val="00B94A99"/>
    <w:rsid w:val="00B95A51"/>
    <w:rsid w:val="00BA610B"/>
    <w:rsid w:val="00BB1F71"/>
    <w:rsid w:val="00BC6703"/>
    <w:rsid w:val="00BC730F"/>
    <w:rsid w:val="00BE2ECF"/>
    <w:rsid w:val="00BE4A4D"/>
    <w:rsid w:val="00BE64AE"/>
    <w:rsid w:val="00BE737E"/>
    <w:rsid w:val="00BF15C8"/>
    <w:rsid w:val="00BF3E0A"/>
    <w:rsid w:val="00BF717B"/>
    <w:rsid w:val="00C006B9"/>
    <w:rsid w:val="00C02C46"/>
    <w:rsid w:val="00C036A1"/>
    <w:rsid w:val="00C12D35"/>
    <w:rsid w:val="00C16BC6"/>
    <w:rsid w:val="00C16C54"/>
    <w:rsid w:val="00C24829"/>
    <w:rsid w:val="00C363A0"/>
    <w:rsid w:val="00C45E59"/>
    <w:rsid w:val="00C5220D"/>
    <w:rsid w:val="00C53118"/>
    <w:rsid w:val="00C55669"/>
    <w:rsid w:val="00C55BA8"/>
    <w:rsid w:val="00C6438C"/>
    <w:rsid w:val="00C932D8"/>
    <w:rsid w:val="00CA073A"/>
    <w:rsid w:val="00CB041A"/>
    <w:rsid w:val="00CB15C9"/>
    <w:rsid w:val="00CB6DCA"/>
    <w:rsid w:val="00CC1372"/>
    <w:rsid w:val="00CE79E2"/>
    <w:rsid w:val="00CF3AD9"/>
    <w:rsid w:val="00CF4A69"/>
    <w:rsid w:val="00D03D96"/>
    <w:rsid w:val="00D05DD4"/>
    <w:rsid w:val="00D1195D"/>
    <w:rsid w:val="00D1598E"/>
    <w:rsid w:val="00D1700C"/>
    <w:rsid w:val="00D175BA"/>
    <w:rsid w:val="00D25A48"/>
    <w:rsid w:val="00D30AED"/>
    <w:rsid w:val="00D35FD0"/>
    <w:rsid w:val="00D3632B"/>
    <w:rsid w:val="00D47A9C"/>
    <w:rsid w:val="00D51C0E"/>
    <w:rsid w:val="00D5452E"/>
    <w:rsid w:val="00D55FA5"/>
    <w:rsid w:val="00D56756"/>
    <w:rsid w:val="00D577C6"/>
    <w:rsid w:val="00D639FD"/>
    <w:rsid w:val="00D73DB1"/>
    <w:rsid w:val="00D772A2"/>
    <w:rsid w:val="00D800AE"/>
    <w:rsid w:val="00D8341A"/>
    <w:rsid w:val="00D87603"/>
    <w:rsid w:val="00D90841"/>
    <w:rsid w:val="00D96872"/>
    <w:rsid w:val="00D97E07"/>
    <w:rsid w:val="00DA0F7E"/>
    <w:rsid w:val="00DA46D1"/>
    <w:rsid w:val="00DB0624"/>
    <w:rsid w:val="00DB0B87"/>
    <w:rsid w:val="00DB567A"/>
    <w:rsid w:val="00DB657D"/>
    <w:rsid w:val="00DB7302"/>
    <w:rsid w:val="00DB7630"/>
    <w:rsid w:val="00DD0536"/>
    <w:rsid w:val="00DE1133"/>
    <w:rsid w:val="00E06F72"/>
    <w:rsid w:val="00E14F7E"/>
    <w:rsid w:val="00E265DD"/>
    <w:rsid w:val="00E309F0"/>
    <w:rsid w:val="00E439A1"/>
    <w:rsid w:val="00E47614"/>
    <w:rsid w:val="00E53AA9"/>
    <w:rsid w:val="00E5403F"/>
    <w:rsid w:val="00E573AB"/>
    <w:rsid w:val="00E62DCE"/>
    <w:rsid w:val="00E63883"/>
    <w:rsid w:val="00E715FB"/>
    <w:rsid w:val="00E8023D"/>
    <w:rsid w:val="00E81492"/>
    <w:rsid w:val="00E905F7"/>
    <w:rsid w:val="00E93DA0"/>
    <w:rsid w:val="00EB66E7"/>
    <w:rsid w:val="00EC034F"/>
    <w:rsid w:val="00EC09E2"/>
    <w:rsid w:val="00ED19A5"/>
    <w:rsid w:val="00ED7A15"/>
    <w:rsid w:val="00EE1789"/>
    <w:rsid w:val="00EF505F"/>
    <w:rsid w:val="00EF5875"/>
    <w:rsid w:val="00F00460"/>
    <w:rsid w:val="00F036D3"/>
    <w:rsid w:val="00F046D1"/>
    <w:rsid w:val="00F04888"/>
    <w:rsid w:val="00F054D1"/>
    <w:rsid w:val="00F10265"/>
    <w:rsid w:val="00F142B9"/>
    <w:rsid w:val="00F278C7"/>
    <w:rsid w:val="00F33206"/>
    <w:rsid w:val="00F36104"/>
    <w:rsid w:val="00F421B4"/>
    <w:rsid w:val="00F42FF9"/>
    <w:rsid w:val="00F569FE"/>
    <w:rsid w:val="00F62321"/>
    <w:rsid w:val="00F62E9E"/>
    <w:rsid w:val="00F7534B"/>
    <w:rsid w:val="00F91C3C"/>
    <w:rsid w:val="00FA7AD2"/>
    <w:rsid w:val="00FB5950"/>
    <w:rsid w:val="00FB7831"/>
    <w:rsid w:val="00FC2911"/>
    <w:rsid w:val="00FC3613"/>
    <w:rsid w:val="00FC5C55"/>
    <w:rsid w:val="00FD03D8"/>
    <w:rsid w:val="00FD1F2E"/>
    <w:rsid w:val="00FD2637"/>
    <w:rsid w:val="00FD5E05"/>
    <w:rsid w:val="00FE0FA5"/>
    <w:rsid w:val="00FE12A2"/>
    <w:rsid w:val="00FE7AED"/>
    <w:rsid w:val="00FF3A10"/>
    <w:rsid w:val="00FF6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6B3A28E"/>
  <w15:docId w15:val="{87E508EB-97CD-4F26-B6D6-9DD1FC9D4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Calibri" w:hAnsi="Calibri"/>
      <w:sz w:val="22"/>
      <w:szCs w:val="22"/>
      <w:lang w:eastAsia="en-US"/>
    </w:rPr>
  </w:style>
  <w:style w:type="paragraph" w:styleId="Heading1">
    <w:name w:val="heading 1"/>
    <w:basedOn w:val="Normal"/>
    <w:next w:val="Normal"/>
    <w:link w:val="Heading1Char"/>
    <w:uiPriority w:val="9"/>
    <w:qFormat/>
    <w:rsid w:val="003E643D"/>
    <w:pPr>
      <w:keepNext/>
      <w:keepLines/>
      <w:spacing w:before="200" w:after="0" w:line="360" w:lineRule="auto"/>
      <w:jc w:val="both"/>
      <w:outlineLvl w:val="0"/>
    </w:pPr>
    <w:rPr>
      <w:rFonts w:asciiTheme="minorHAnsi" w:hAnsiTheme="minorHAnsi" w:cstheme="minorHAnsi"/>
      <w:b/>
      <w:bCs/>
      <w:sz w:val="28"/>
      <w:szCs w:val="28"/>
    </w:rPr>
  </w:style>
  <w:style w:type="paragraph" w:styleId="Heading2">
    <w:name w:val="heading 2"/>
    <w:basedOn w:val="Heading1"/>
    <w:next w:val="Normal"/>
    <w:link w:val="Heading2Char"/>
    <w:uiPriority w:val="9"/>
    <w:unhideWhenUsed/>
    <w:qFormat/>
    <w:rsid w:val="00C036A1"/>
    <w:pPr>
      <w:numPr>
        <w:ilvl w:val="1"/>
        <w:numId w:val="1"/>
      </w:numPr>
      <w:outlineLvl w:val="1"/>
    </w:pPr>
  </w:style>
  <w:style w:type="paragraph" w:styleId="Heading3">
    <w:name w:val="heading 3"/>
    <w:basedOn w:val="Normal"/>
    <w:link w:val="Heading3Char"/>
    <w:uiPriority w:val="9"/>
    <w:unhideWhenUsed/>
    <w:qFormat/>
    <w:rsid w:val="00A4192C"/>
    <w:pPr>
      <w:keepNext/>
      <w:keepLines/>
      <w:spacing w:before="200" w:after="0"/>
      <w:outlineLvl w:val="2"/>
    </w:pPr>
    <w:rPr>
      <w:rFonts w:asciiTheme="minorHAnsi" w:hAnsiTheme="minorHAnsi" w:cstheme="minorHAnsi"/>
      <w:b/>
      <w:bCs/>
      <w:sz w:val="24"/>
      <w:szCs w:val="24"/>
    </w:rPr>
  </w:style>
  <w:style w:type="paragraph" w:styleId="Heading4">
    <w:name w:val="heading 4"/>
    <w:basedOn w:val="Normal"/>
    <w:next w:val="Normal"/>
    <w:link w:val="Heading4Char"/>
    <w:uiPriority w:val="9"/>
    <w:unhideWhenUsed/>
    <w:qFormat/>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unhideWhenUsed/>
    <w:qFormat/>
    <w:pPr>
      <w:keepNext/>
      <w:keepLines/>
      <w:spacing w:before="200" w:after="0"/>
      <w:outlineLvl w:val="4"/>
    </w:pPr>
    <w:rPr>
      <w:rFonts w:ascii="Cambria" w:hAnsi="Cambria"/>
      <w:color w:val="233E5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Cambria" w:hAnsi="Cambria"/>
      <w:i/>
      <w:iCs/>
      <w:color w:val="233E5F"/>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Cambria" w:hAnsi="Cambria"/>
      <w:i/>
      <w:iCs/>
      <w:color w:val="3F3F3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Cambria" w:hAnsi="Cambria"/>
      <w:color w:val="3F3F3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Cambria" w:hAnsi="Cambria"/>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DocumentMap">
    <w:name w:val="Document Map"/>
    <w:basedOn w:val="Normal"/>
    <w:link w:val="DocumentMap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sz w:val="24"/>
      <w:szCs w:val="24"/>
    </w:rPr>
  </w:style>
  <w:style w:type="paragraph" w:styleId="Subtitle">
    <w:name w:val="Subtitle"/>
    <w:basedOn w:val="Normal"/>
    <w:next w:val="Normal"/>
    <w:link w:val="SubtitleChar"/>
    <w:uiPriority w:val="11"/>
    <w:qFormat/>
    <w:rPr>
      <w:rFonts w:ascii="Cambria" w:hAnsi="Cambria"/>
      <w:i/>
      <w:iCs/>
      <w:color w:val="4F81BD"/>
      <w:spacing w:val="15"/>
      <w:sz w:val="24"/>
      <w:szCs w:val="24"/>
    </w:rPr>
  </w:style>
  <w:style w:type="paragraph" w:styleId="Title">
    <w:name w:val="Title"/>
    <w:basedOn w:val="Normal"/>
    <w:next w:val="Normal"/>
    <w:link w:val="TitleChar"/>
    <w:uiPriority w:val="10"/>
    <w:qFormat/>
    <w:pPr>
      <w:pBdr>
        <w:bottom w:val="single" w:sz="8" w:space="4" w:color="4F81BD"/>
      </w:pBdr>
      <w:spacing w:after="300" w:line="240" w:lineRule="auto"/>
      <w:contextualSpacing/>
    </w:pPr>
    <w:rPr>
      <w:rFonts w:ascii="Cambria" w:hAnsi="Cambria"/>
      <w:color w:val="16365C"/>
      <w:spacing w:val="5"/>
      <w:kern w:val="28"/>
      <w:sz w:val="52"/>
      <w:szCs w:val="52"/>
    </w:rPr>
  </w:style>
  <w:style w:type="paragraph" w:styleId="TOC1">
    <w:name w:val="toc 1"/>
    <w:basedOn w:val="Normal"/>
    <w:next w:val="Normal"/>
    <w:uiPriority w:val="39"/>
    <w:unhideWhenUsed/>
    <w:pPr>
      <w:tabs>
        <w:tab w:val="left" w:pos="440"/>
        <w:tab w:val="right" w:leader="dot" w:pos="9016"/>
      </w:tabs>
      <w:spacing w:after="100"/>
    </w:pPr>
    <w:rPr>
      <w:b/>
    </w:r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character" w:styleId="CommentReference">
    <w:name w:val="annotation reference"/>
    <w:basedOn w:val="DefaultParagraphFont"/>
    <w:uiPriority w:val="99"/>
    <w:semiHidden/>
    <w:unhideWhenUsed/>
    <w:rPr>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800080"/>
      <w:u w:val="single"/>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paragraph" w:customStyle="1" w:styleId="NoSpacing1">
    <w:name w:val="No Spacing1"/>
    <w:link w:val="NoSpacingChar"/>
    <w:uiPriority w:val="1"/>
    <w:qFormat/>
    <w:pPr>
      <w:spacing w:after="0" w:line="240" w:lineRule="auto"/>
    </w:pPr>
    <w:rPr>
      <w:rFonts w:ascii="Calibri" w:hAnsi="Calibri"/>
      <w:sz w:val="22"/>
      <w:szCs w:val="22"/>
      <w:lang w:eastAsia="ja-JP"/>
    </w:rPr>
  </w:style>
  <w:style w:type="paragraph" w:customStyle="1" w:styleId="TOCHeading1">
    <w:name w:val="TOC Heading1"/>
    <w:basedOn w:val="Heading1"/>
    <w:next w:val="Normal"/>
    <w:uiPriority w:val="39"/>
    <w:semiHidden/>
    <w:unhideWhenUsed/>
    <w:qFormat/>
    <w:pPr>
      <w:outlineLvl w:val="9"/>
    </w:pPr>
    <w:rPr>
      <w:lang w:eastAsia="ja-JP"/>
    </w:rPr>
  </w:style>
  <w:style w:type="paragraph" w:customStyle="1" w:styleId="Quote1">
    <w:name w:val="Quote1"/>
    <w:basedOn w:val="Normal"/>
    <w:next w:val="Normal"/>
    <w:link w:val="QuoteChar"/>
    <w:uiPriority w:val="29"/>
    <w:qFormat/>
    <w:rPr>
      <w:i/>
      <w:iCs/>
      <w:color w:val="000000"/>
    </w:rPr>
  </w:style>
  <w:style w:type="paragraph" w:customStyle="1" w:styleId="ListParagraph1">
    <w:name w:val="List Paragraph1"/>
    <w:basedOn w:val="Normal"/>
    <w:link w:val="ListParagraphChar"/>
    <w:uiPriority w:val="34"/>
    <w:qFormat/>
    <w:pPr>
      <w:ind w:left="720"/>
      <w:contextualSpacing/>
    </w:pPr>
  </w:style>
  <w:style w:type="paragraph" w:customStyle="1" w:styleId="CompanyAddressText">
    <w:name w:val="CompanyAddressText"/>
    <w:basedOn w:val="Normal"/>
    <w:uiPriority w:val="99"/>
    <w:pPr>
      <w:autoSpaceDE w:val="0"/>
      <w:autoSpaceDN w:val="0"/>
      <w:adjustRightInd w:val="0"/>
      <w:spacing w:after="0" w:line="280" w:lineRule="atLeast"/>
      <w:jc w:val="both"/>
      <w:textAlignment w:val="center"/>
    </w:pPr>
    <w:rPr>
      <w:rFonts w:ascii="Avenir 45 Book" w:eastAsia="Calibri" w:hAnsi="Avenir 45 Book" w:cs="Avenir 45 Book"/>
      <w:color w:val="323232"/>
      <w:sz w:val="16"/>
      <w:szCs w:val="16"/>
    </w:rPr>
  </w:style>
  <w:style w:type="character" w:customStyle="1" w:styleId="NoSpacingChar">
    <w:name w:val="No Spacing Char"/>
    <w:basedOn w:val="DefaultParagraphFont"/>
    <w:link w:val="NoSpacing1"/>
    <w:uiPriority w:val="1"/>
    <w:rPr>
      <w:rFonts w:ascii="Calibri" w:hAnsi="Calibri"/>
      <w:sz w:val="22"/>
      <w:szCs w:val="22"/>
      <w:lang w:val="en-US" w:eastAsia="ja-JP" w:bidi="ar-SA"/>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sid w:val="003E643D"/>
    <w:rPr>
      <w:rFonts w:asciiTheme="minorHAnsi" w:hAnsiTheme="minorHAnsi" w:cstheme="minorHAnsi"/>
      <w:b/>
      <w:bCs/>
      <w:sz w:val="28"/>
      <w:szCs w:val="28"/>
      <w:lang w:eastAsia="en-U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PlaceholderText1">
    <w:name w:val="Placeholder Text1"/>
    <w:basedOn w:val="DefaultParagraphFont"/>
    <w:uiPriority w:val="99"/>
    <w:semiHidden/>
    <w:rPr>
      <w:color w:val="808080"/>
    </w:rPr>
  </w:style>
  <w:style w:type="character" w:customStyle="1" w:styleId="Heading2Char">
    <w:name w:val="Heading 2 Char"/>
    <w:basedOn w:val="DefaultParagraphFont"/>
    <w:link w:val="Heading2"/>
    <w:uiPriority w:val="9"/>
    <w:rsid w:val="00C036A1"/>
    <w:rPr>
      <w:rFonts w:asciiTheme="minorHAnsi" w:hAnsiTheme="minorHAnsi" w:cstheme="minorHAnsi"/>
      <w:b/>
      <w:bCs/>
      <w:sz w:val="28"/>
      <w:szCs w:val="28"/>
      <w:lang w:eastAsia="en-US"/>
    </w:rPr>
  </w:style>
  <w:style w:type="character" w:customStyle="1" w:styleId="SubtitleChar">
    <w:name w:val="Subtitle Char"/>
    <w:basedOn w:val="DefaultParagraphFont"/>
    <w:link w:val="Subtitle"/>
    <w:uiPriority w:val="11"/>
    <w:rPr>
      <w:rFonts w:ascii="Cambria" w:hAnsi="Cambria"/>
      <w:i/>
      <w:iCs/>
      <w:color w:val="4F81BD"/>
      <w:spacing w:val="15"/>
      <w:sz w:val="24"/>
      <w:szCs w:val="24"/>
    </w:rPr>
  </w:style>
  <w:style w:type="character" w:customStyle="1" w:styleId="QuoteChar">
    <w:name w:val="Quote Char"/>
    <w:basedOn w:val="DefaultParagraphFont"/>
    <w:link w:val="Quote1"/>
    <w:uiPriority w:val="29"/>
    <w:rPr>
      <w:i/>
      <w:iCs/>
      <w:color w:val="000000"/>
    </w:rPr>
  </w:style>
  <w:style w:type="character" w:customStyle="1" w:styleId="Heading3Char">
    <w:name w:val="Heading 3 Char"/>
    <w:basedOn w:val="DefaultParagraphFont"/>
    <w:link w:val="Heading3"/>
    <w:uiPriority w:val="9"/>
    <w:rsid w:val="00A4192C"/>
    <w:rPr>
      <w:rFonts w:asciiTheme="minorHAnsi" w:hAnsiTheme="minorHAnsi" w:cstheme="minorHAnsi"/>
      <w:b/>
      <w:bCs/>
      <w:sz w:val="24"/>
      <w:szCs w:val="24"/>
      <w:lang w:eastAsia="en-US"/>
    </w:rPr>
  </w:style>
  <w:style w:type="character" w:customStyle="1" w:styleId="Heading4Char">
    <w:name w:val="Heading 4 Char"/>
    <w:basedOn w:val="DefaultParagraphFont"/>
    <w:link w:val="Heading4"/>
    <w:uiPriority w:val="9"/>
    <w:rPr>
      <w:rFonts w:ascii="Cambria" w:hAnsi="Cambria"/>
      <w:b/>
      <w:bCs/>
      <w:i/>
      <w:iCs/>
      <w:color w:val="4F81BD"/>
    </w:rPr>
  </w:style>
  <w:style w:type="character" w:customStyle="1" w:styleId="BookTitle1">
    <w:name w:val="Book Title1"/>
    <w:basedOn w:val="DefaultParagraphFont"/>
    <w:uiPriority w:val="33"/>
    <w:qFormat/>
    <w:rPr>
      <w:b/>
      <w:bCs/>
      <w:smallCaps/>
      <w:spacing w:val="5"/>
    </w:rPr>
  </w:style>
  <w:style w:type="character" w:customStyle="1" w:styleId="TitleChar">
    <w:name w:val="Title Char"/>
    <w:basedOn w:val="DefaultParagraphFont"/>
    <w:link w:val="Title"/>
    <w:uiPriority w:val="10"/>
    <w:rPr>
      <w:rFonts w:ascii="Cambria" w:hAnsi="Cambria"/>
      <w:color w:val="16365C"/>
      <w:spacing w:val="5"/>
      <w:kern w:val="28"/>
      <w:sz w:val="52"/>
      <w:szCs w:val="52"/>
    </w:rPr>
  </w:style>
  <w:style w:type="character" w:customStyle="1" w:styleId="apple-converted-space">
    <w:name w:val="apple-converted-space"/>
    <w:basedOn w:val="DefaultParagraphFont"/>
  </w:style>
  <w:style w:type="character" w:customStyle="1" w:styleId="Heading5Char">
    <w:name w:val="Heading 5 Char"/>
    <w:basedOn w:val="DefaultParagraphFont"/>
    <w:link w:val="Heading5"/>
    <w:uiPriority w:val="9"/>
    <w:rPr>
      <w:rFonts w:ascii="Cambria" w:hAnsi="Cambria"/>
      <w:color w:val="233E5F"/>
    </w:rPr>
  </w:style>
  <w:style w:type="character" w:customStyle="1" w:styleId="SubtleReference1">
    <w:name w:val="Subtle Reference1"/>
    <w:basedOn w:val="DefaultParagraphFont"/>
    <w:uiPriority w:val="31"/>
    <w:qFormat/>
    <w:rPr>
      <w:smallCaps/>
      <w:color w:val="C0504D"/>
      <w:u w:val="single"/>
    </w:r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DocumentMapChar">
    <w:name w:val="Document Map Char"/>
    <w:basedOn w:val="DefaultParagraphFont"/>
    <w:link w:val="DocumentMap"/>
    <w:uiPriority w:val="99"/>
    <w:semiHidden/>
    <w:rPr>
      <w:rFonts w:ascii="Tahoma" w:hAnsi="Tahoma" w:cs="Tahoma"/>
      <w:sz w:val="16"/>
      <w:szCs w:val="16"/>
    </w:rPr>
  </w:style>
  <w:style w:type="character" w:customStyle="1" w:styleId="Heading6Char">
    <w:name w:val="Heading 6 Char"/>
    <w:basedOn w:val="DefaultParagraphFont"/>
    <w:link w:val="Heading6"/>
    <w:uiPriority w:val="9"/>
    <w:semiHidden/>
    <w:rPr>
      <w:rFonts w:ascii="Cambria" w:hAnsi="Cambria"/>
      <w:i/>
      <w:iCs/>
      <w:color w:val="233E5F"/>
    </w:rPr>
  </w:style>
  <w:style w:type="character" w:customStyle="1" w:styleId="Heading7Char">
    <w:name w:val="Heading 7 Char"/>
    <w:basedOn w:val="DefaultParagraphFont"/>
    <w:link w:val="Heading7"/>
    <w:uiPriority w:val="9"/>
    <w:semiHidden/>
    <w:rPr>
      <w:rFonts w:ascii="Cambria" w:hAnsi="Cambria"/>
      <w:i/>
      <w:iCs/>
      <w:color w:val="3F3F3F"/>
    </w:rPr>
  </w:style>
  <w:style w:type="character" w:customStyle="1" w:styleId="Heading8Char">
    <w:name w:val="Heading 8 Char"/>
    <w:basedOn w:val="DefaultParagraphFont"/>
    <w:link w:val="Heading8"/>
    <w:uiPriority w:val="9"/>
    <w:semiHidden/>
    <w:rPr>
      <w:rFonts w:ascii="Cambria" w:hAnsi="Cambria"/>
      <w:color w:val="3F3F3F"/>
      <w:sz w:val="20"/>
      <w:szCs w:val="20"/>
    </w:rPr>
  </w:style>
  <w:style w:type="character" w:customStyle="1" w:styleId="Heading9Char">
    <w:name w:val="Heading 9 Char"/>
    <w:basedOn w:val="DefaultParagraphFont"/>
    <w:link w:val="Heading9"/>
    <w:uiPriority w:val="9"/>
    <w:semiHidden/>
    <w:rPr>
      <w:rFonts w:ascii="Cambria" w:hAnsi="Cambria"/>
      <w:i/>
      <w:iCs/>
      <w:color w:val="3F3F3F"/>
      <w:sz w:val="20"/>
      <w:szCs w:val="20"/>
    </w:rPr>
  </w:style>
  <w:style w:type="character" w:customStyle="1" w:styleId="ListParagraphChar">
    <w:name w:val="List Paragraph Char"/>
    <w:link w:val="ListParagraph1"/>
    <w:uiPriority w:val="34"/>
  </w:style>
  <w:style w:type="paragraph" w:styleId="ListParagraph">
    <w:name w:val="List Paragraph"/>
    <w:basedOn w:val="Normal"/>
    <w:uiPriority w:val="34"/>
    <w:qFormat/>
    <w:rsid w:val="00E81492"/>
    <w:pPr>
      <w:ind w:left="720"/>
      <w:contextualSpacing/>
    </w:pPr>
  </w:style>
  <w:style w:type="table" w:styleId="TableGrid">
    <w:name w:val="Table Grid"/>
    <w:basedOn w:val="TableNormal"/>
    <w:uiPriority w:val="99"/>
    <w:rsid w:val="001864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List"/>
    <w:link w:val="ListBulletChar"/>
    <w:rsid w:val="001271BA"/>
    <w:pPr>
      <w:numPr>
        <w:numId w:val="2"/>
      </w:numPr>
      <w:spacing w:after="120" w:line="220" w:lineRule="atLeast"/>
      <w:ind w:right="720"/>
      <w:contextualSpacing w:val="0"/>
    </w:pPr>
    <w:rPr>
      <w:rFonts w:asciiTheme="minorHAnsi" w:eastAsiaTheme="minorEastAsia" w:hAnsiTheme="minorHAnsi" w:cstheme="minorBidi"/>
    </w:rPr>
  </w:style>
  <w:style w:type="character" w:customStyle="1" w:styleId="ListBulletChar">
    <w:name w:val="List Bullet Char"/>
    <w:basedOn w:val="DefaultParagraphFont"/>
    <w:link w:val="ListBullet"/>
    <w:rsid w:val="001271BA"/>
    <w:rPr>
      <w:rFonts w:asciiTheme="minorHAnsi" w:eastAsiaTheme="minorEastAsia" w:hAnsiTheme="minorHAnsi" w:cstheme="minorBidi"/>
      <w:sz w:val="22"/>
      <w:szCs w:val="22"/>
      <w:lang w:eastAsia="en-US"/>
    </w:rPr>
  </w:style>
  <w:style w:type="paragraph" w:styleId="List">
    <w:name w:val="List"/>
    <w:basedOn w:val="Normal"/>
    <w:semiHidden/>
    <w:unhideWhenUsed/>
    <w:rsid w:val="001271BA"/>
    <w:pPr>
      <w:ind w:left="360" w:hanging="360"/>
      <w:contextualSpacing/>
    </w:pPr>
  </w:style>
  <w:style w:type="paragraph" w:styleId="NoSpacing">
    <w:name w:val="No Spacing"/>
    <w:uiPriority w:val="1"/>
    <w:qFormat/>
    <w:rsid w:val="001657B6"/>
    <w:pPr>
      <w:spacing w:after="0" w:line="240" w:lineRule="auto"/>
    </w:pPr>
    <w:rPr>
      <w:rFonts w:ascii="Calibri" w:hAnsi="Calibri"/>
      <w:sz w:val="22"/>
      <w:szCs w:val="22"/>
      <w:lang w:eastAsia="en-US"/>
    </w:rPr>
  </w:style>
  <w:style w:type="paragraph" w:customStyle="1" w:styleId="gmail-m-3601373083890228793msolistparagraph">
    <w:name w:val="gmail-m_-3601373083890228793msolistparagraph"/>
    <w:basedOn w:val="Normal"/>
    <w:rsid w:val="00AB7B85"/>
    <w:pPr>
      <w:spacing w:before="100" w:beforeAutospacing="1" w:after="100" w:afterAutospacing="1" w:line="240" w:lineRule="auto"/>
    </w:pPr>
    <w:rPr>
      <w:rFonts w:ascii="Times New Roman" w:eastAsiaTheme="minorHAnsi" w:hAnsi="Times New Roman"/>
      <w:sz w:val="24"/>
      <w:szCs w:val="24"/>
    </w:rPr>
  </w:style>
  <w:style w:type="character" w:styleId="UnresolvedMention">
    <w:name w:val="Unresolved Mention"/>
    <w:basedOn w:val="DefaultParagraphFont"/>
    <w:uiPriority w:val="99"/>
    <w:semiHidden/>
    <w:unhideWhenUsed/>
    <w:rsid w:val="00B57649"/>
    <w:rPr>
      <w:color w:val="605E5C"/>
      <w:shd w:val="clear" w:color="auto" w:fill="E1DFDD"/>
    </w:rPr>
  </w:style>
  <w:style w:type="table" w:styleId="PlainTable3">
    <w:name w:val="Plain Table 3"/>
    <w:basedOn w:val="TableNormal"/>
    <w:uiPriority w:val="43"/>
    <w:rsid w:val="003F18D4"/>
    <w:pPr>
      <w:spacing w:before="100" w:after="0" w:line="240" w:lineRule="auto"/>
    </w:pPr>
    <w:rPr>
      <w:rFonts w:asciiTheme="minorHAnsi" w:eastAsiaTheme="minorEastAsia" w:hAnsiTheme="minorHAnsi" w:cstheme="minorBid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next w:val="PlainTable3"/>
    <w:uiPriority w:val="43"/>
    <w:rsid w:val="00C45E59"/>
    <w:pPr>
      <w:spacing w:before="100" w:after="0" w:line="240" w:lineRule="auto"/>
    </w:pPr>
    <w:rPr>
      <w:rFonts w:asciiTheme="minorHAnsi" w:eastAsia="Times New Roman" w:hAnsiTheme="minorHAnsi" w:cstheme="minorBidi"/>
      <w:lang w:eastAsia="en-US"/>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customStyle="1" w:styleId="InternetLink">
    <w:name w:val="Internet Link"/>
    <w:basedOn w:val="DefaultParagraphFont"/>
    <w:uiPriority w:val="99"/>
    <w:unhideWhenUsed/>
    <w:rsid w:val="00C53118"/>
    <w:rPr>
      <w:color w:val="0000FF" w:themeColor="hyperlink"/>
      <w:u w:val="single"/>
    </w:rPr>
  </w:style>
  <w:style w:type="paragraph" w:styleId="TOCHeading">
    <w:name w:val="TOC Heading"/>
    <w:basedOn w:val="Heading1"/>
    <w:next w:val="Normal"/>
    <w:uiPriority w:val="39"/>
    <w:unhideWhenUsed/>
    <w:qFormat/>
    <w:rsid w:val="00164C7D"/>
    <w:pP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4305">
      <w:bodyDiv w:val="1"/>
      <w:marLeft w:val="0"/>
      <w:marRight w:val="0"/>
      <w:marTop w:val="0"/>
      <w:marBottom w:val="0"/>
      <w:divBdr>
        <w:top w:val="none" w:sz="0" w:space="0" w:color="auto"/>
        <w:left w:val="none" w:sz="0" w:space="0" w:color="auto"/>
        <w:bottom w:val="none" w:sz="0" w:space="0" w:color="auto"/>
        <w:right w:val="none" w:sz="0" w:space="0" w:color="auto"/>
      </w:divBdr>
    </w:div>
    <w:div w:id="62266772">
      <w:bodyDiv w:val="1"/>
      <w:marLeft w:val="0"/>
      <w:marRight w:val="0"/>
      <w:marTop w:val="0"/>
      <w:marBottom w:val="0"/>
      <w:divBdr>
        <w:top w:val="none" w:sz="0" w:space="0" w:color="auto"/>
        <w:left w:val="none" w:sz="0" w:space="0" w:color="auto"/>
        <w:bottom w:val="none" w:sz="0" w:space="0" w:color="auto"/>
        <w:right w:val="none" w:sz="0" w:space="0" w:color="auto"/>
      </w:divBdr>
    </w:div>
    <w:div w:id="178475343">
      <w:bodyDiv w:val="1"/>
      <w:marLeft w:val="0"/>
      <w:marRight w:val="0"/>
      <w:marTop w:val="0"/>
      <w:marBottom w:val="0"/>
      <w:divBdr>
        <w:top w:val="none" w:sz="0" w:space="0" w:color="auto"/>
        <w:left w:val="none" w:sz="0" w:space="0" w:color="auto"/>
        <w:bottom w:val="none" w:sz="0" w:space="0" w:color="auto"/>
        <w:right w:val="none" w:sz="0" w:space="0" w:color="auto"/>
      </w:divBdr>
    </w:div>
    <w:div w:id="202060248">
      <w:bodyDiv w:val="1"/>
      <w:marLeft w:val="0"/>
      <w:marRight w:val="0"/>
      <w:marTop w:val="0"/>
      <w:marBottom w:val="0"/>
      <w:divBdr>
        <w:top w:val="none" w:sz="0" w:space="0" w:color="auto"/>
        <w:left w:val="none" w:sz="0" w:space="0" w:color="auto"/>
        <w:bottom w:val="none" w:sz="0" w:space="0" w:color="auto"/>
        <w:right w:val="none" w:sz="0" w:space="0" w:color="auto"/>
      </w:divBdr>
      <w:divsChild>
        <w:div w:id="1119032629">
          <w:marLeft w:val="446"/>
          <w:marRight w:val="0"/>
          <w:marTop w:val="0"/>
          <w:marBottom w:val="0"/>
          <w:divBdr>
            <w:top w:val="none" w:sz="0" w:space="0" w:color="auto"/>
            <w:left w:val="none" w:sz="0" w:space="0" w:color="auto"/>
            <w:bottom w:val="none" w:sz="0" w:space="0" w:color="auto"/>
            <w:right w:val="none" w:sz="0" w:space="0" w:color="auto"/>
          </w:divBdr>
        </w:div>
        <w:div w:id="1260411310">
          <w:marLeft w:val="446"/>
          <w:marRight w:val="0"/>
          <w:marTop w:val="0"/>
          <w:marBottom w:val="0"/>
          <w:divBdr>
            <w:top w:val="none" w:sz="0" w:space="0" w:color="auto"/>
            <w:left w:val="none" w:sz="0" w:space="0" w:color="auto"/>
            <w:bottom w:val="none" w:sz="0" w:space="0" w:color="auto"/>
            <w:right w:val="none" w:sz="0" w:space="0" w:color="auto"/>
          </w:divBdr>
        </w:div>
        <w:div w:id="1985811412">
          <w:marLeft w:val="446"/>
          <w:marRight w:val="0"/>
          <w:marTop w:val="0"/>
          <w:marBottom w:val="0"/>
          <w:divBdr>
            <w:top w:val="none" w:sz="0" w:space="0" w:color="auto"/>
            <w:left w:val="none" w:sz="0" w:space="0" w:color="auto"/>
            <w:bottom w:val="none" w:sz="0" w:space="0" w:color="auto"/>
            <w:right w:val="none" w:sz="0" w:space="0" w:color="auto"/>
          </w:divBdr>
        </w:div>
      </w:divsChild>
    </w:div>
    <w:div w:id="279799600">
      <w:bodyDiv w:val="1"/>
      <w:marLeft w:val="0"/>
      <w:marRight w:val="0"/>
      <w:marTop w:val="0"/>
      <w:marBottom w:val="0"/>
      <w:divBdr>
        <w:top w:val="none" w:sz="0" w:space="0" w:color="auto"/>
        <w:left w:val="none" w:sz="0" w:space="0" w:color="auto"/>
        <w:bottom w:val="none" w:sz="0" w:space="0" w:color="auto"/>
        <w:right w:val="none" w:sz="0" w:space="0" w:color="auto"/>
      </w:divBdr>
    </w:div>
    <w:div w:id="620645781">
      <w:bodyDiv w:val="1"/>
      <w:marLeft w:val="0"/>
      <w:marRight w:val="0"/>
      <w:marTop w:val="0"/>
      <w:marBottom w:val="0"/>
      <w:divBdr>
        <w:top w:val="none" w:sz="0" w:space="0" w:color="auto"/>
        <w:left w:val="none" w:sz="0" w:space="0" w:color="auto"/>
        <w:bottom w:val="none" w:sz="0" w:space="0" w:color="auto"/>
        <w:right w:val="none" w:sz="0" w:space="0" w:color="auto"/>
      </w:divBdr>
    </w:div>
    <w:div w:id="651520498">
      <w:bodyDiv w:val="1"/>
      <w:marLeft w:val="0"/>
      <w:marRight w:val="0"/>
      <w:marTop w:val="0"/>
      <w:marBottom w:val="0"/>
      <w:divBdr>
        <w:top w:val="none" w:sz="0" w:space="0" w:color="auto"/>
        <w:left w:val="none" w:sz="0" w:space="0" w:color="auto"/>
        <w:bottom w:val="none" w:sz="0" w:space="0" w:color="auto"/>
        <w:right w:val="none" w:sz="0" w:space="0" w:color="auto"/>
      </w:divBdr>
    </w:div>
    <w:div w:id="733167139">
      <w:bodyDiv w:val="1"/>
      <w:marLeft w:val="0"/>
      <w:marRight w:val="0"/>
      <w:marTop w:val="0"/>
      <w:marBottom w:val="0"/>
      <w:divBdr>
        <w:top w:val="none" w:sz="0" w:space="0" w:color="auto"/>
        <w:left w:val="none" w:sz="0" w:space="0" w:color="auto"/>
        <w:bottom w:val="none" w:sz="0" w:space="0" w:color="auto"/>
        <w:right w:val="none" w:sz="0" w:space="0" w:color="auto"/>
      </w:divBdr>
    </w:div>
    <w:div w:id="1064177028">
      <w:bodyDiv w:val="1"/>
      <w:marLeft w:val="0"/>
      <w:marRight w:val="0"/>
      <w:marTop w:val="0"/>
      <w:marBottom w:val="0"/>
      <w:divBdr>
        <w:top w:val="none" w:sz="0" w:space="0" w:color="auto"/>
        <w:left w:val="none" w:sz="0" w:space="0" w:color="auto"/>
        <w:bottom w:val="none" w:sz="0" w:space="0" w:color="auto"/>
        <w:right w:val="none" w:sz="0" w:space="0" w:color="auto"/>
      </w:divBdr>
    </w:div>
    <w:div w:id="1069495391">
      <w:bodyDiv w:val="1"/>
      <w:marLeft w:val="0"/>
      <w:marRight w:val="0"/>
      <w:marTop w:val="0"/>
      <w:marBottom w:val="0"/>
      <w:divBdr>
        <w:top w:val="none" w:sz="0" w:space="0" w:color="auto"/>
        <w:left w:val="none" w:sz="0" w:space="0" w:color="auto"/>
        <w:bottom w:val="none" w:sz="0" w:space="0" w:color="auto"/>
        <w:right w:val="none" w:sz="0" w:space="0" w:color="auto"/>
      </w:divBdr>
    </w:div>
    <w:div w:id="1206411550">
      <w:bodyDiv w:val="1"/>
      <w:marLeft w:val="0"/>
      <w:marRight w:val="0"/>
      <w:marTop w:val="0"/>
      <w:marBottom w:val="0"/>
      <w:divBdr>
        <w:top w:val="none" w:sz="0" w:space="0" w:color="auto"/>
        <w:left w:val="none" w:sz="0" w:space="0" w:color="auto"/>
        <w:bottom w:val="none" w:sz="0" w:space="0" w:color="auto"/>
        <w:right w:val="none" w:sz="0" w:space="0" w:color="auto"/>
      </w:divBdr>
    </w:div>
    <w:div w:id="1301304042">
      <w:bodyDiv w:val="1"/>
      <w:marLeft w:val="0"/>
      <w:marRight w:val="0"/>
      <w:marTop w:val="0"/>
      <w:marBottom w:val="0"/>
      <w:divBdr>
        <w:top w:val="none" w:sz="0" w:space="0" w:color="auto"/>
        <w:left w:val="none" w:sz="0" w:space="0" w:color="auto"/>
        <w:bottom w:val="none" w:sz="0" w:space="0" w:color="auto"/>
        <w:right w:val="none" w:sz="0" w:space="0" w:color="auto"/>
      </w:divBdr>
    </w:div>
    <w:div w:id="1451784177">
      <w:bodyDiv w:val="1"/>
      <w:marLeft w:val="0"/>
      <w:marRight w:val="0"/>
      <w:marTop w:val="0"/>
      <w:marBottom w:val="0"/>
      <w:divBdr>
        <w:top w:val="none" w:sz="0" w:space="0" w:color="auto"/>
        <w:left w:val="none" w:sz="0" w:space="0" w:color="auto"/>
        <w:bottom w:val="none" w:sz="0" w:space="0" w:color="auto"/>
        <w:right w:val="none" w:sz="0" w:space="0" w:color="auto"/>
      </w:divBdr>
    </w:div>
    <w:div w:id="1676809415">
      <w:bodyDiv w:val="1"/>
      <w:marLeft w:val="0"/>
      <w:marRight w:val="0"/>
      <w:marTop w:val="0"/>
      <w:marBottom w:val="0"/>
      <w:divBdr>
        <w:top w:val="none" w:sz="0" w:space="0" w:color="auto"/>
        <w:left w:val="none" w:sz="0" w:space="0" w:color="auto"/>
        <w:bottom w:val="none" w:sz="0" w:space="0" w:color="auto"/>
        <w:right w:val="none" w:sz="0" w:space="0" w:color="auto"/>
      </w:divBdr>
    </w:div>
    <w:div w:id="1803377985">
      <w:bodyDiv w:val="1"/>
      <w:marLeft w:val="0"/>
      <w:marRight w:val="0"/>
      <w:marTop w:val="0"/>
      <w:marBottom w:val="0"/>
      <w:divBdr>
        <w:top w:val="none" w:sz="0" w:space="0" w:color="auto"/>
        <w:left w:val="none" w:sz="0" w:space="0" w:color="auto"/>
        <w:bottom w:val="none" w:sz="0" w:space="0" w:color="auto"/>
        <w:right w:val="none" w:sz="0" w:space="0" w:color="auto"/>
      </w:divBdr>
      <w:divsChild>
        <w:div w:id="295454290">
          <w:marLeft w:val="446"/>
          <w:marRight w:val="0"/>
          <w:marTop w:val="0"/>
          <w:marBottom w:val="0"/>
          <w:divBdr>
            <w:top w:val="none" w:sz="0" w:space="0" w:color="auto"/>
            <w:left w:val="none" w:sz="0" w:space="0" w:color="auto"/>
            <w:bottom w:val="none" w:sz="0" w:space="0" w:color="auto"/>
            <w:right w:val="none" w:sz="0" w:space="0" w:color="auto"/>
          </w:divBdr>
        </w:div>
        <w:div w:id="1938827680">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D537BD95B942643AA18A6E8D4A31547" ma:contentTypeVersion="9" ma:contentTypeDescription="Create a new document." ma:contentTypeScope="" ma:versionID="03baf511d4c8ee22ebffd337c8c4e36e">
  <xsd:schema xmlns:xsd="http://www.w3.org/2001/XMLSchema" xmlns:xs="http://www.w3.org/2001/XMLSchema" xmlns:p="http://schemas.microsoft.com/office/2006/metadata/properties" xmlns:ns3="52e78162-8aff-419f-87f0-b9d2f881cb4e" xmlns:ns4="70557102-edbb-491b-8833-142b3dcf9434" targetNamespace="http://schemas.microsoft.com/office/2006/metadata/properties" ma:root="true" ma:fieldsID="01610fcb2d820958294764837a7e5936" ns3:_="" ns4:_="">
    <xsd:import namespace="52e78162-8aff-419f-87f0-b9d2f881cb4e"/>
    <xsd:import namespace="70557102-edbb-491b-8833-142b3dcf943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e78162-8aff-419f-87f0-b9d2f881cb4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0557102-edbb-491b-8833-142b3dcf943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s:customData xmlns="http://www.wps.cn/officeDocument/2013/wpsCustomData" xmlns:s="http://www.wps.cn/officeDocument/2013/wpsCustomData">
  <customSectProps>
    <customSectPr/>
  </customSectProps>
  <customShpExts>
    <customShpInfo spid="_x0000_s1039" textRotate="1"/>
    <customShpInfo spid="_x0000_s1040" textRotate="1"/>
    <customShpInfo spid="_x0000_s1041" textRotate="1"/>
    <customShpInfo spid="_x0000_s1042" textRotate="1"/>
    <customShpInfo spid="_x0000_s1043" textRotate="1"/>
    <customShpInfo spid="_x0000_s1044" textRotate="1"/>
    <customShpInfo spid="_x0000_s1045" textRotate="1"/>
    <customShpInfo spid="_x0000_s1046" textRotate="1"/>
    <customShpInfo spid="_x0000_s1047" textRotate="1"/>
    <customShpInfo spid="_x0000_s1048" textRotate="1"/>
  </customShpExts>
</s:customDat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18C9C-07EE-438D-BD24-969011D9E52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BA48877-4B2B-4141-9AA6-5DAD1F700CE4}">
  <ds:schemaRefs>
    <ds:schemaRef ds:uri="http://schemas.microsoft.com/sharepoint/v3/contenttype/forms"/>
  </ds:schemaRefs>
</ds:datastoreItem>
</file>

<file path=customXml/itemProps3.xml><?xml version="1.0" encoding="utf-8"?>
<ds:datastoreItem xmlns:ds="http://schemas.openxmlformats.org/officeDocument/2006/customXml" ds:itemID="{98C8B520-7D22-403A-94CF-522F4670D6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e78162-8aff-419f-87f0-b9d2f881cb4e"/>
    <ds:schemaRef ds:uri="70557102-edbb-491b-8833-142b3dcf94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181A2807-5D54-4A16-87FF-143195309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487</Words>
  <Characters>2776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I2 Decisions</Company>
  <LinksUpToDate>false</LinksUpToDate>
  <CharactersWithSpaces>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Power BI Reporting</dc:subject>
  <dc:creator>Rishabh Radhakrishnan</dc:creator>
  <cp:keywords/>
  <dc:description/>
  <cp:lastModifiedBy>Rishi</cp:lastModifiedBy>
  <cp:revision>2</cp:revision>
  <cp:lastPrinted>2020-11-26T09:03:00Z</cp:lastPrinted>
  <dcterms:created xsi:type="dcterms:W3CDTF">2021-02-16T14:37:00Z</dcterms:created>
  <dcterms:modified xsi:type="dcterms:W3CDTF">2021-02-16T14:37:00Z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1033-9.1.0.4514</vt:lpwstr>
  </property>
  <property fmtid="{D5CDD505-2E9C-101B-9397-08002B2CF9AE}" pid="3" name="ContentTypeId">
    <vt:lpwstr>0x0101000D537BD95B942643AA18A6E8D4A31547</vt:lpwstr>
  </property>
</Properties>
</file>